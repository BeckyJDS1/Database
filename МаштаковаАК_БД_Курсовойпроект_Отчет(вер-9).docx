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846F0" w14:textId="77777777" w:rsidR="00F774F6" w:rsidRPr="00EC3927" w:rsidRDefault="001D7F57">
      <w:pPr>
        <w:spacing w:before="60" w:line="240" w:lineRule="auto"/>
        <w:ind w:firstLine="0"/>
        <w:jc w:val="center"/>
        <w:rPr>
          <w:b/>
          <w:szCs w:val="28"/>
          <w:lang w:eastAsia="ru-RU"/>
        </w:rPr>
      </w:pPr>
      <w:r w:rsidRPr="00EC3927">
        <w:rPr>
          <w:b/>
          <w:szCs w:val="28"/>
          <w:lang w:eastAsia="ru-RU"/>
        </w:rPr>
        <w:t xml:space="preserve">«Балтийский государственный технический университет «ВОЕНМЕХ» </w:t>
      </w:r>
    </w:p>
    <w:p w14:paraId="60F651E8" w14:textId="77777777" w:rsidR="00F774F6" w:rsidRPr="00EC3927" w:rsidRDefault="001D7F57">
      <w:pPr>
        <w:spacing w:before="60" w:line="240" w:lineRule="auto"/>
        <w:ind w:firstLine="0"/>
        <w:jc w:val="center"/>
        <w:rPr>
          <w:b/>
          <w:szCs w:val="28"/>
          <w:lang w:eastAsia="ru-RU"/>
        </w:rPr>
      </w:pPr>
      <w:r w:rsidRPr="00EC3927">
        <w:rPr>
          <w:b/>
          <w:szCs w:val="28"/>
          <w:lang w:eastAsia="ru-RU"/>
        </w:rPr>
        <w:t xml:space="preserve">им. Д.Ф. Устинова» </w:t>
      </w:r>
    </w:p>
    <w:p w14:paraId="64B1209F" w14:textId="77777777" w:rsidR="00F774F6" w:rsidRPr="00EC3927" w:rsidRDefault="001D7F57">
      <w:pPr>
        <w:spacing w:before="60" w:line="240" w:lineRule="auto"/>
        <w:ind w:firstLine="0"/>
        <w:jc w:val="center"/>
        <w:rPr>
          <w:b/>
          <w:caps/>
          <w:szCs w:val="28"/>
          <w:lang w:eastAsia="ru-RU"/>
        </w:rPr>
      </w:pPr>
      <w:r w:rsidRPr="00EC3927">
        <w:rPr>
          <w:b/>
          <w:szCs w:val="28"/>
          <w:lang w:eastAsia="ru-RU"/>
        </w:rPr>
        <w:t>(БГТУ «ВОЕНМЕХ» им. Д.Ф. Устинова»)</w:t>
      </w:r>
    </w:p>
    <w:tbl>
      <w:tblPr>
        <w:tblStyle w:val="af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9"/>
        <w:gridCol w:w="264"/>
        <w:gridCol w:w="844"/>
        <w:gridCol w:w="281"/>
        <w:gridCol w:w="6503"/>
      </w:tblGrid>
      <w:tr w:rsidR="009C0318" w:rsidRPr="00EC3927" w14:paraId="488458A9" w14:textId="77777777">
        <w:trPr>
          <w:trHeight w:val="371"/>
        </w:trPr>
        <w:tc>
          <w:tcPr>
            <w:tcW w:w="1679" w:type="dxa"/>
            <w:vAlign w:val="bottom"/>
          </w:tcPr>
          <w:p w14:paraId="7A3D70D0" w14:textId="77777777" w:rsidR="00F774F6" w:rsidRPr="00EC3927" w:rsidRDefault="00F774F6">
            <w:pPr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</w:p>
          <w:p w14:paraId="221DE1D6" w14:textId="77777777" w:rsidR="00F774F6" w:rsidRPr="00EC3927" w:rsidRDefault="001D7F57">
            <w:pPr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C3927">
              <w:rPr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264" w:type="dxa"/>
            <w:vAlign w:val="bottom"/>
          </w:tcPr>
          <w:p w14:paraId="6F6D9566" w14:textId="77777777" w:rsidR="00F774F6" w:rsidRPr="00EC3927" w:rsidRDefault="00F774F6">
            <w:pPr>
              <w:spacing w:before="60" w:line="240" w:lineRule="auto"/>
              <w:ind w:left="-125" w:right="-25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844" w:type="dxa"/>
            <w:tcBorders>
              <w:bottom w:val="single" w:sz="4" w:space="0" w:color="auto"/>
            </w:tcBorders>
            <w:vAlign w:val="bottom"/>
          </w:tcPr>
          <w:p w14:paraId="5A094EE8" w14:textId="77777777" w:rsidR="00F774F6" w:rsidRPr="00EC3927" w:rsidRDefault="001D7F57">
            <w:pPr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C3927">
              <w:rPr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281" w:type="dxa"/>
            <w:vAlign w:val="bottom"/>
          </w:tcPr>
          <w:p w14:paraId="32250701" w14:textId="77777777" w:rsidR="00F774F6" w:rsidRPr="00EC3927" w:rsidRDefault="00F774F6">
            <w:pPr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6503" w:type="dxa"/>
            <w:tcBorders>
              <w:bottom w:val="single" w:sz="4" w:space="0" w:color="auto"/>
            </w:tcBorders>
            <w:vAlign w:val="bottom"/>
          </w:tcPr>
          <w:p w14:paraId="518A7A58" w14:textId="77777777" w:rsidR="00F774F6" w:rsidRPr="00EC3927" w:rsidRDefault="001D7F57">
            <w:pPr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C3927">
              <w:rPr>
                <w:sz w:val="24"/>
                <w:szCs w:val="24"/>
                <w:lang w:eastAsia="ru-RU"/>
              </w:rPr>
              <w:t>Информационные и управляющие системы</w:t>
            </w:r>
          </w:p>
        </w:tc>
      </w:tr>
      <w:tr w:rsidR="009C0318" w:rsidRPr="00EC3927" w14:paraId="1D0B5CA1" w14:textId="77777777">
        <w:trPr>
          <w:trHeight w:val="130"/>
        </w:trPr>
        <w:tc>
          <w:tcPr>
            <w:tcW w:w="1679" w:type="dxa"/>
            <w:vAlign w:val="bottom"/>
          </w:tcPr>
          <w:p w14:paraId="184A2B4E" w14:textId="77777777" w:rsidR="00F774F6" w:rsidRPr="00EC3927" w:rsidRDefault="00F774F6">
            <w:pPr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4" w:type="dxa"/>
            <w:vAlign w:val="bottom"/>
          </w:tcPr>
          <w:p w14:paraId="706C15FE" w14:textId="77777777" w:rsidR="00F774F6" w:rsidRPr="00EC3927" w:rsidRDefault="00F774F6">
            <w:pPr>
              <w:spacing w:before="60" w:line="240" w:lineRule="auto"/>
              <w:ind w:left="-125" w:right="-25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844" w:type="dxa"/>
            <w:tcBorders>
              <w:top w:val="single" w:sz="4" w:space="0" w:color="auto"/>
            </w:tcBorders>
            <w:vAlign w:val="bottom"/>
          </w:tcPr>
          <w:p w14:paraId="7D949620" w14:textId="77777777" w:rsidR="00F774F6" w:rsidRPr="00EC3927" w:rsidRDefault="001D7F57">
            <w:pPr>
              <w:spacing w:before="60" w:line="240" w:lineRule="auto"/>
              <w:ind w:firstLine="0"/>
              <w:jc w:val="left"/>
              <w:rPr>
                <w:sz w:val="18"/>
                <w:szCs w:val="18"/>
                <w:lang w:eastAsia="ru-RU"/>
              </w:rPr>
            </w:pPr>
            <w:r w:rsidRPr="00EC3927">
              <w:rPr>
                <w:sz w:val="18"/>
                <w:szCs w:val="18"/>
                <w:lang w:eastAsia="ru-RU"/>
              </w:rPr>
              <w:t>шифр</w:t>
            </w:r>
          </w:p>
        </w:tc>
        <w:tc>
          <w:tcPr>
            <w:tcW w:w="281" w:type="dxa"/>
            <w:vAlign w:val="bottom"/>
          </w:tcPr>
          <w:p w14:paraId="48503659" w14:textId="77777777" w:rsidR="00F774F6" w:rsidRPr="00EC3927" w:rsidRDefault="00F774F6">
            <w:pPr>
              <w:spacing w:before="60" w:line="240" w:lineRule="auto"/>
              <w:ind w:firstLine="0"/>
              <w:jc w:val="left"/>
              <w:rPr>
                <w:sz w:val="18"/>
                <w:szCs w:val="18"/>
                <w:lang w:eastAsia="ru-RU"/>
              </w:rPr>
            </w:pPr>
          </w:p>
        </w:tc>
        <w:tc>
          <w:tcPr>
            <w:tcW w:w="6503" w:type="dxa"/>
            <w:tcBorders>
              <w:top w:val="single" w:sz="4" w:space="0" w:color="auto"/>
            </w:tcBorders>
            <w:vAlign w:val="bottom"/>
          </w:tcPr>
          <w:p w14:paraId="4841BD63" w14:textId="77777777" w:rsidR="00F774F6" w:rsidRPr="00EC3927" w:rsidRDefault="001D7F57">
            <w:pPr>
              <w:spacing w:before="60" w:line="240" w:lineRule="auto"/>
              <w:ind w:firstLine="0"/>
              <w:jc w:val="left"/>
              <w:rPr>
                <w:sz w:val="18"/>
                <w:szCs w:val="18"/>
                <w:lang w:eastAsia="ru-RU"/>
              </w:rPr>
            </w:pPr>
            <w:r w:rsidRPr="00EC3927">
              <w:rPr>
                <w:sz w:val="18"/>
                <w:szCs w:val="18"/>
                <w:lang w:eastAsia="ru-RU"/>
              </w:rPr>
              <w:t>наименование</w:t>
            </w:r>
          </w:p>
        </w:tc>
      </w:tr>
      <w:tr w:rsidR="009C0318" w:rsidRPr="00EC3927" w14:paraId="0A3E5C3E" w14:textId="77777777">
        <w:trPr>
          <w:trHeight w:val="143"/>
        </w:trPr>
        <w:tc>
          <w:tcPr>
            <w:tcW w:w="1679" w:type="dxa"/>
            <w:vAlign w:val="bottom"/>
          </w:tcPr>
          <w:p w14:paraId="57ED41E9" w14:textId="77777777" w:rsidR="00F774F6" w:rsidRPr="00EC3927" w:rsidRDefault="001D7F57">
            <w:pPr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C3927">
              <w:rPr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264" w:type="dxa"/>
            <w:vAlign w:val="bottom"/>
          </w:tcPr>
          <w:p w14:paraId="4406750A" w14:textId="77777777" w:rsidR="00F774F6" w:rsidRPr="00EC3927" w:rsidRDefault="00F774F6">
            <w:pPr>
              <w:spacing w:before="60" w:line="240" w:lineRule="auto"/>
              <w:ind w:left="-125" w:right="-25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844" w:type="dxa"/>
            <w:tcBorders>
              <w:bottom w:val="single" w:sz="4" w:space="0" w:color="auto"/>
            </w:tcBorders>
            <w:vAlign w:val="bottom"/>
          </w:tcPr>
          <w:p w14:paraId="46C4E1F7" w14:textId="77777777" w:rsidR="00F774F6" w:rsidRPr="00EC3927" w:rsidRDefault="001D7F57">
            <w:pPr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C3927">
              <w:rPr>
                <w:sz w:val="24"/>
                <w:szCs w:val="24"/>
                <w:lang w:eastAsia="ru-RU"/>
              </w:rPr>
              <w:t>И9</w:t>
            </w:r>
          </w:p>
        </w:tc>
        <w:tc>
          <w:tcPr>
            <w:tcW w:w="281" w:type="dxa"/>
            <w:vAlign w:val="bottom"/>
          </w:tcPr>
          <w:p w14:paraId="0A1D98B3" w14:textId="77777777" w:rsidR="00F774F6" w:rsidRPr="00EC3927" w:rsidRDefault="00F774F6">
            <w:pPr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6503" w:type="dxa"/>
            <w:tcBorders>
              <w:bottom w:val="single" w:sz="4" w:space="0" w:color="auto"/>
            </w:tcBorders>
            <w:vAlign w:val="bottom"/>
          </w:tcPr>
          <w:p w14:paraId="2C77C7F2" w14:textId="77777777" w:rsidR="00F774F6" w:rsidRPr="00EC3927" w:rsidRDefault="001D7F57">
            <w:pPr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C3927">
              <w:rPr>
                <w:sz w:val="24"/>
                <w:szCs w:val="24"/>
                <w:lang w:eastAsia="ru-RU"/>
              </w:rPr>
              <w:t>Систем управления и компьютерных технологий</w:t>
            </w:r>
          </w:p>
        </w:tc>
      </w:tr>
      <w:tr w:rsidR="009C0318" w:rsidRPr="00EC3927" w14:paraId="3D0A2331" w14:textId="77777777">
        <w:trPr>
          <w:trHeight w:val="146"/>
        </w:trPr>
        <w:tc>
          <w:tcPr>
            <w:tcW w:w="1679" w:type="dxa"/>
            <w:vAlign w:val="bottom"/>
          </w:tcPr>
          <w:p w14:paraId="15657B63" w14:textId="77777777" w:rsidR="00F774F6" w:rsidRPr="00EC3927" w:rsidRDefault="00F774F6">
            <w:pPr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4" w:type="dxa"/>
            <w:vAlign w:val="bottom"/>
          </w:tcPr>
          <w:p w14:paraId="713B35AA" w14:textId="77777777" w:rsidR="00F774F6" w:rsidRPr="00EC3927" w:rsidRDefault="00F774F6">
            <w:pPr>
              <w:spacing w:before="60" w:line="240" w:lineRule="auto"/>
              <w:ind w:left="-125" w:right="-25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844" w:type="dxa"/>
            <w:tcBorders>
              <w:top w:val="single" w:sz="4" w:space="0" w:color="auto"/>
            </w:tcBorders>
            <w:vAlign w:val="bottom"/>
          </w:tcPr>
          <w:p w14:paraId="0786BD83" w14:textId="77777777" w:rsidR="00F774F6" w:rsidRPr="00EC3927" w:rsidRDefault="001D7F57">
            <w:pPr>
              <w:spacing w:before="60" w:line="240" w:lineRule="auto"/>
              <w:ind w:firstLine="0"/>
              <w:jc w:val="left"/>
              <w:rPr>
                <w:sz w:val="18"/>
                <w:szCs w:val="18"/>
                <w:lang w:eastAsia="ru-RU"/>
              </w:rPr>
            </w:pPr>
            <w:r w:rsidRPr="00EC3927">
              <w:rPr>
                <w:sz w:val="18"/>
                <w:szCs w:val="18"/>
                <w:lang w:eastAsia="ru-RU"/>
              </w:rPr>
              <w:t>шифр</w:t>
            </w:r>
          </w:p>
        </w:tc>
        <w:tc>
          <w:tcPr>
            <w:tcW w:w="281" w:type="dxa"/>
            <w:vAlign w:val="bottom"/>
          </w:tcPr>
          <w:p w14:paraId="5720FCB7" w14:textId="77777777" w:rsidR="00F774F6" w:rsidRPr="00EC3927" w:rsidRDefault="00F774F6">
            <w:pPr>
              <w:spacing w:before="60" w:line="240" w:lineRule="auto"/>
              <w:ind w:firstLine="0"/>
              <w:jc w:val="left"/>
              <w:rPr>
                <w:sz w:val="18"/>
                <w:szCs w:val="18"/>
                <w:lang w:eastAsia="ru-RU"/>
              </w:rPr>
            </w:pPr>
          </w:p>
        </w:tc>
        <w:tc>
          <w:tcPr>
            <w:tcW w:w="6503" w:type="dxa"/>
            <w:tcBorders>
              <w:top w:val="single" w:sz="4" w:space="0" w:color="auto"/>
            </w:tcBorders>
            <w:vAlign w:val="bottom"/>
          </w:tcPr>
          <w:p w14:paraId="278BE62D" w14:textId="77777777" w:rsidR="00F774F6" w:rsidRPr="00EC3927" w:rsidRDefault="001D7F57">
            <w:pPr>
              <w:spacing w:before="60" w:line="240" w:lineRule="auto"/>
              <w:ind w:firstLine="0"/>
              <w:jc w:val="left"/>
              <w:rPr>
                <w:sz w:val="18"/>
                <w:szCs w:val="18"/>
                <w:lang w:eastAsia="ru-RU"/>
              </w:rPr>
            </w:pPr>
            <w:r w:rsidRPr="00EC3927">
              <w:rPr>
                <w:sz w:val="18"/>
                <w:szCs w:val="18"/>
                <w:lang w:eastAsia="ru-RU"/>
              </w:rPr>
              <w:t>наименование</w:t>
            </w:r>
          </w:p>
        </w:tc>
      </w:tr>
      <w:tr w:rsidR="00F774F6" w:rsidRPr="00EC3927" w14:paraId="5FD92520" w14:textId="77777777">
        <w:trPr>
          <w:trHeight w:val="149"/>
        </w:trPr>
        <w:tc>
          <w:tcPr>
            <w:tcW w:w="1679" w:type="dxa"/>
            <w:vAlign w:val="bottom"/>
          </w:tcPr>
          <w:p w14:paraId="48F4D648" w14:textId="77777777" w:rsidR="00F774F6" w:rsidRPr="00EC3927" w:rsidRDefault="001D7F57">
            <w:pPr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C3927">
              <w:rPr>
                <w:sz w:val="24"/>
                <w:szCs w:val="24"/>
                <w:lang w:eastAsia="ru-RU"/>
              </w:rPr>
              <w:t>Дисциплина</w:t>
            </w:r>
          </w:p>
        </w:tc>
        <w:tc>
          <w:tcPr>
            <w:tcW w:w="264" w:type="dxa"/>
            <w:vAlign w:val="bottom"/>
          </w:tcPr>
          <w:p w14:paraId="73CD6CEF" w14:textId="77777777" w:rsidR="00F774F6" w:rsidRPr="00EC3927" w:rsidRDefault="00F774F6">
            <w:pPr>
              <w:spacing w:before="60" w:line="240" w:lineRule="auto"/>
              <w:ind w:left="-125" w:right="-250"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7628" w:type="dxa"/>
            <w:gridSpan w:val="3"/>
            <w:tcBorders>
              <w:bottom w:val="single" w:sz="4" w:space="0" w:color="auto"/>
            </w:tcBorders>
            <w:vAlign w:val="bottom"/>
          </w:tcPr>
          <w:p w14:paraId="2AD8F26E" w14:textId="77777777" w:rsidR="00F774F6" w:rsidRPr="00EC3927" w:rsidRDefault="001D7F57">
            <w:pPr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C3927">
              <w:rPr>
                <w:sz w:val="24"/>
                <w:szCs w:val="24"/>
                <w:lang w:eastAsia="ru-RU"/>
              </w:rPr>
              <w:t>Базы данных</w:t>
            </w:r>
          </w:p>
        </w:tc>
      </w:tr>
    </w:tbl>
    <w:p w14:paraId="28721B30" w14:textId="77777777" w:rsidR="00F774F6" w:rsidRPr="00EC3927" w:rsidRDefault="00F774F6">
      <w:pPr>
        <w:spacing w:before="60"/>
        <w:ind w:firstLine="0"/>
        <w:jc w:val="center"/>
        <w:rPr>
          <w:sz w:val="24"/>
          <w:szCs w:val="24"/>
          <w:lang w:eastAsia="ru-RU"/>
        </w:rPr>
      </w:pPr>
    </w:p>
    <w:p w14:paraId="3C89BCC1" w14:textId="77777777" w:rsidR="00F774F6" w:rsidRPr="00EC3927" w:rsidRDefault="00F774F6">
      <w:pPr>
        <w:spacing w:before="60"/>
        <w:ind w:firstLine="0"/>
        <w:jc w:val="center"/>
        <w:rPr>
          <w:sz w:val="24"/>
          <w:szCs w:val="24"/>
          <w:lang w:eastAsia="ru-RU"/>
        </w:rPr>
      </w:pPr>
    </w:p>
    <w:p w14:paraId="0B1B1A6C" w14:textId="77777777" w:rsidR="00F774F6" w:rsidRPr="00EC3927" w:rsidRDefault="00F774F6">
      <w:pPr>
        <w:spacing w:before="60"/>
        <w:ind w:firstLine="0"/>
        <w:jc w:val="center"/>
        <w:rPr>
          <w:sz w:val="24"/>
          <w:szCs w:val="24"/>
          <w:lang w:eastAsia="ru-RU"/>
        </w:rPr>
      </w:pPr>
    </w:p>
    <w:p w14:paraId="29D160B3" w14:textId="77777777" w:rsidR="00F774F6" w:rsidRPr="00EC3927" w:rsidRDefault="00F774F6">
      <w:pPr>
        <w:spacing w:before="60"/>
        <w:ind w:firstLine="0"/>
        <w:jc w:val="center"/>
        <w:rPr>
          <w:sz w:val="24"/>
          <w:szCs w:val="24"/>
          <w:lang w:eastAsia="ru-RU"/>
        </w:rPr>
      </w:pPr>
    </w:p>
    <w:p w14:paraId="60778718" w14:textId="77777777" w:rsidR="00F774F6" w:rsidRPr="00EC3927" w:rsidRDefault="001D7F57">
      <w:pPr>
        <w:spacing w:before="60" w:line="240" w:lineRule="auto"/>
        <w:ind w:firstLine="0"/>
        <w:jc w:val="center"/>
        <w:rPr>
          <w:b/>
          <w:spacing w:val="20"/>
          <w:szCs w:val="28"/>
          <w:lang w:eastAsia="ru-RU"/>
        </w:rPr>
      </w:pPr>
      <w:r w:rsidRPr="00EC3927">
        <w:rPr>
          <w:b/>
          <w:spacing w:val="20"/>
          <w:szCs w:val="28"/>
          <w:lang w:eastAsia="ru-RU"/>
        </w:rPr>
        <w:t>КУРСОВОЙ ПРОЕКТ</w:t>
      </w:r>
    </w:p>
    <w:p w14:paraId="64869C47" w14:textId="77777777" w:rsidR="00F774F6" w:rsidRPr="00EC3927" w:rsidRDefault="001D7F57">
      <w:pPr>
        <w:spacing w:before="60" w:line="240" w:lineRule="auto"/>
        <w:ind w:firstLine="0"/>
        <w:jc w:val="center"/>
        <w:rPr>
          <w:szCs w:val="28"/>
          <w:lang w:eastAsia="ru-RU"/>
        </w:rPr>
      </w:pPr>
      <w:r w:rsidRPr="00EC3927">
        <w:rPr>
          <w:szCs w:val="28"/>
          <w:lang w:eastAsia="ru-RU"/>
        </w:rPr>
        <w:t xml:space="preserve"> на тему</w:t>
      </w:r>
    </w:p>
    <w:tbl>
      <w:tblPr>
        <w:tblStyle w:val="af3"/>
        <w:tblW w:w="9571" w:type="dxa"/>
        <w:tblLayout w:type="fixed"/>
        <w:tblLook w:val="04A0" w:firstRow="1" w:lastRow="0" w:firstColumn="1" w:lastColumn="0" w:noHBand="0" w:noVBand="1"/>
      </w:tblPr>
      <w:tblGrid>
        <w:gridCol w:w="9571"/>
      </w:tblGrid>
      <w:tr w:rsidR="009C0318" w:rsidRPr="00EC3927" w14:paraId="23964C53" w14:textId="77777777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26339A" w14:textId="77777777" w:rsidR="00F774F6" w:rsidRPr="00EC3927" w:rsidRDefault="001D7F57">
            <w:pPr>
              <w:spacing w:before="120" w:line="240" w:lineRule="auto"/>
              <w:jc w:val="center"/>
              <w:rPr>
                <w:bCs/>
                <w:lang w:eastAsia="ru-RU"/>
              </w:rPr>
            </w:pPr>
            <w:r w:rsidRPr="00EC3927">
              <w:rPr>
                <w:bCs/>
                <w:lang w:eastAsia="ru-RU"/>
              </w:rPr>
              <w:t xml:space="preserve">База данных, поддерживающая оценку состояния здоровья </w:t>
            </w:r>
          </w:p>
        </w:tc>
      </w:tr>
      <w:tr w:rsidR="00F774F6" w:rsidRPr="00EC3927" w14:paraId="4D9E46BB" w14:textId="77777777">
        <w:tc>
          <w:tcPr>
            <w:tcW w:w="9571" w:type="dxa"/>
            <w:tcBorders>
              <w:left w:val="nil"/>
              <w:right w:val="nil"/>
            </w:tcBorders>
          </w:tcPr>
          <w:p w14:paraId="57FADA87" w14:textId="77777777" w:rsidR="00F774F6" w:rsidRPr="00EC3927" w:rsidRDefault="001D7F57">
            <w:pPr>
              <w:spacing w:before="60" w:line="240" w:lineRule="auto"/>
              <w:ind w:firstLine="0"/>
              <w:jc w:val="center"/>
              <w:rPr>
                <w:bCs/>
                <w:szCs w:val="28"/>
                <w:lang w:eastAsia="ru-RU"/>
              </w:rPr>
            </w:pPr>
            <w:r w:rsidRPr="00EC3927">
              <w:rPr>
                <w:bCs/>
                <w:szCs w:val="28"/>
                <w:lang w:eastAsia="ru-RU"/>
              </w:rPr>
              <w:t>человека посредством фитнес-трекеров</w:t>
            </w:r>
          </w:p>
        </w:tc>
      </w:tr>
    </w:tbl>
    <w:p w14:paraId="4C0C5E08" w14:textId="77777777" w:rsidR="00F774F6" w:rsidRPr="00EC3927" w:rsidRDefault="00F774F6">
      <w:pPr>
        <w:spacing w:before="60"/>
        <w:ind w:firstLine="0"/>
        <w:jc w:val="center"/>
        <w:rPr>
          <w:sz w:val="24"/>
          <w:szCs w:val="24"/>
          <w:lang w:eastAsia="ru-RU"/>
        </w:rPr>
      </w:pPr>
    </w:p>
    <w:p w14:paraId="11803A8A" w14:textId="77777777" w:rsidR="00F774F6" w:rsidRPr="00EC3927" w:rsidRDefault="00F774F6">
      <w:pPr>
        <w:spacing w:before="60"/>
        <w:ind w:firstLine="0"/>
        <w:jc w:val="center"/>
        <w:rPr>
          <w:sz w:val="24"/>
          <w:szCs w:val="24"/>
          <w:lang w:eastAsia="ru-RU"/>
        </w:rPr>
      </w:pPr>
    </w:p>
    <w:p w14:paraId="7F528D9B" w14:textId="77777777" w:rsidR="00F774F6" w:rsidRPr="00EC3927" w:rsidRDefault="00F774F6">
      <w:pPr>
        <w:spacing w:before="60"/>
        <w:ind w:firstLine="0"/>
        <w:jc w:val="center"/>
        <w:rPr>
          <w:sz w:val="24"/>
          <w:szCs w:val="24"/>
          <w:lang w:eastAsia="ru-RU"/>
        </w:rPr>
      </w:pPr>
    </w:p>
    <w:p w14:paraId="1D0F6C78" w14:textId="77777777" w:rsidR="00F774F6" w:rsidRPr="00EC3927" w:rsidRDefault="00F774F6">
      <w:pPr>
        <w:spacing w:before="60"/>
        <w:ind w:firstLine="0"/>
        <w:jc w:val="center"/>
        <w:rPr>
          <w:sz w:val="24"/>
          <w:szCs w:val="24"/>
          <w:lang w:eastAsia="ru-RU"/>
        </w:rPr>
      </w:pPr>
    </w:p>
    <w:p w14:paraId="73C1067E" w14:textId="77777777" w:rsidR="00F774F6" w:rsidRPr="00EC3927" w:rsidRDefault="00F774F6">
      <w:pPr>
        <w:spacing w:before="60"/>
        <w:ind w:firstLine="0"/>
        <w:jc w:val="center"/>
        <w:rPr>
          <w:sz w:val="24"/>
          <w:szCs w:val="24"/>
          <w:lang w:eastAsia="ru-RU"/>
        </w:rPr>
      </w:pPr>
    </w:p>
    <w:tbl>
      <w:tblPr>
        <w:tblStyle w:val="af3"/>
        <w:tblW w:w="5103" w:type="dxa"/>
        <w:tblInd w:w="4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992"/>
        <w:gridCol w:w="425"/>
        <w:gridCol w:w="709"/>
        <w:gridCol w:w="142"/>
        <w:gridCol w:w="236"/>
        <w:gridCol w:w="1039"/>
      </w:tblGrid>
      <w:tr w:rsidR="009C0318" w:rsidRPr="00EC3927" w14:paraId="549C5F72" w14:textId="77777777">
        <w:tc>
          <w:tcPr>
            <w:tcW w:w="3828" w:type="dxa"/>
            <w:gridSpan w:val="5"/>
          </w:tcPr>
          <w:p w14:paraId="4F22F3E1" w14:textId="77777777" w:rsidR="00F774F6" w:rsidRPr="00EC3927" w:rsidRDefault="001D7F57">
            <w:pPr>
              <w:tabs>
                <w:tab w:val="left" w:pos="5670"/>
              </w:tabs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C3927">
              <w:rPr>
                <w:sz w:val="24"/>
                <w:szCs w:val="24"/>
                <w:lang w:eastAsia="ru-RU"/>
              </w:rPr>
              <w:t>Выполнил студент группы</w:t>
            </w:r>
          </w:p>
        </w:tc>
        <w:tc>
          <w:tcPr>
            <w:tcW w:w="236" w:type="dxa"/>
          </w:tcPr>
          <w:p w14:paraId="0AF2CBFE" w14:textId="77777777" w:rsidR="00F774F6" w:rsidRPr="00EC3927" w:rsidRDefault="00F774F6">
            <w:pPr>
              <w:tabs>
                <w:tab w:val="left" w:pos="5670"/>
              </w:tabs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039" w:type="dxa"/>
            <w:tcBorders>
              <w:bottom w:val="single" w:sz="4" w:space="0" w:color="auto"/>
            </w:tcBorders>
          </w:tcPr>
          <w:p w14:paraId="1F888D2B" w14:textId="77777777" w:rsidR="00F774F6" w:rsidRPr="00EC3927" w:rsidRDefault="001D7F57">
            <w:pPr>
              <w:tabs>
                <w:tab w:val="left" w:pos="5670"/>
              </w:tabs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C3927">
              <w:rPr>
                <w:sz w:val="24"/>
                <w:szCs w:val="24"/>
                <w:lang w:eastAsia="ru-RU"/>
              </w:rPr>
              <w:t>И992</w:t>
            </w:r>
          </w:p>
        </w:tc>
      </w:tr>
      <w:tr w:rsidR="009C0318" w:rsidRPr="00EC3927" w14:paraId="28AD5589" w14:textId="77777777">
        <w:trPr>
          <w:trHeight w:val="499"/>
        </w:trPr>
        <w:tc>
          <w:tcPr>
            <w:tcW w:w="5103" w:type="dxa"/>
            <w:gridSpan w:val="7"/>
            <w:tcBorders>
              <w:bottom w:val="single" w:sz="4" w:space="0" w:color="auto"/>
            </w:tcBorders>
          </w:tcPr>
          <w:p w14:paraId="0E06746E" w14:textId="77777777" w:rsidR="00F774F6" w:rsidRPr="00EC3927" w:rsidRDefault="001D7F57">
            <w:pPr>
              <w:tabs>
                <w:tab w:val="left" w:pos="5670"/>
              </w:tabs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C3927">
              <w:rPr>
                <w:sz w:val="24"/>
                <w:szCs w:val="24"/>
                <w:lang w:eastAsia="ru-RU"/>
              </w:rPr>
              <w:t>Маштакова А.К.</w:t>
            </w:r>
          </w:p>
        </w:tc>
      </w:tr>
      <w:tr w:rsidR="009C0318" w:rsidRPr="00EC3927" w14:paraId="3CC854C0" w14:textId="77777777">
        <w:tc>
          <w:tcPr>
            <w:tcW w:w="5103" w:type="dxa"/>
            <w:gridSpan w:val="7"/>
            <w:tcBorders>
              <w:top w:val="single" w:sz="4" w:space="0" w:color="auto"/>
            </w:tcBorders>
          </w:tcPr>
          <w:p w14:paraId="1CB73DBE" w14:textId="77777777" w:rsidR="00F774F6" w:rsidRPr="00EC3927" w:rsidRDefault="001D7F57">
            <w:pPr>
              <w:tabs>
                <w:tab w:val="left" w:pos="5670"/>
              </w:tabs>
              <w:spacing w:before="60" w:line="240" w:lineRule="auto"/>
              <w:ind w:firstLine="0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EC3927">
              <w:rPr>
                <w:sz w:val="24"/>
                <w:szCs w:val="24"/>
                <w:vertAlign w:val="superscript"/>
                <w:lang w:eastAsia="ru-RU"/>
              </w:rPr>
              <w:t>Фамилия И.О.</w:t>
            </w:r>
          </w:p>
        </w:tc>
      </w:tr>
      <w:tr w:rsidR="009C0318" w:rsidRPr="00EC3927" w14:paraId="71FF0B77" w14:textId="77777777">
        <w:tc>
          <w:tcPr>
            <w:tcW w:w="5103" w:type="dxa"/>
            <w:gridSpan w:val="7"/>
          </w:tcPr>
          <w:p w14:paraId="6C682276" w14:textId="77777777" w:rsidR="00F774F6" w:rsidRPr="00EC3927" w:rsidRDefault="001D7F57">
            <w:pPr>
              <w:tabs>
                <w:tab w:val="left" w:pos="5670"/>
              </w:tabs>
              <w:spacing w:before="60"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C3927">
              <w:rPr>
                <w:b/>
                <w:sz w:val="24"/>
                <w:szCs w:val="24"/>
                <w:lang w:eastAsia="ru-RU"/>
              </w:rPr>
              <w:t>РУКОВОДИТЕЛЬ</w:t>
            </w:r>
          </w:p>
        </w:tc>
      </w:tr>
      <w:tr w:rsidR="009C0318" w:rsidRPr="00EC3927" w14:paraId="6F1E9A4B" w14:textId="77777777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6067C525" w14:textId="77777777" w:rsidR="00F774F6" w:rsidRPr="00EC3927" w:rsidRDefault="001D7F57">
            <w:pPr>
              <w:tabs>
                <w:tab w:val="left" w:pos="5670"/>
              </w:tabs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C3927">
              <w:rPr>
                <w:sz w:val="24"/>
                <w:szCs w:val="24"/>
                <w:lang w:eastAsia="ru-RU"/>
              </w:rPr>
              <w:t>Смирнов Н.В</w:t>
            </w:r>
          </w:p>
        </w:tc>
        <w:tc>
          <w:tcPr>
            <w:tcW w:w="425" w:type="dxa"/>
          </w:tcPr>
          <w:p w14:paraId="08031275" w14:textId="77777777" w:rsidR="00F774F6" w:rsidRPr="00EC3927" w:rsidRDefault="00F774F6">
            <w:pPr>
              <w:tabs>
                <w:tab w:val="left" w:pos="5670"/>
              </w:tabs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14:paraId="78E7C933" w14:textId="77777777" w:rsidR="00F774F6" w:rsidRPr="00EC3927" w:rsidRDefault="00F774F6">
            <w:pPr>
              <w:tabs>
                <w:tab w:val="left" w:pos="5670"/>
              </w:tabs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9C0318" w:rsidRPr="00EC3927" w14:paraId="45158A2B" w14:textId="77777777">
        <w:tc>
          <w:tcPr>
            <w:tcW w:w="5103" w:type="dxa"/>
            <w:gridSpan w:val="7"/>
          </w:tcPr>
          <w:p w14:paraId="04121753" w14:textId="77777777" w:rsidR="00F774F6" w:rsidRPr="00EC3927" w:rsidRDefault="001D7F57">
            <w:pPr>
              <w:tabs>
                <w:tab w:val="left" w:pos="5670"/>
              </w:tabs>
              <w:spacing w:before="60" w:line="240" w:lineRule="auto"/>
              <w:ind w:firstLine="0"/>
              <w:rPr>
                <w:sz w:val="24"/>
                <w:szCs w:val="24"/>
                <w:vertAlign w:val="superscript"/>
                <w:lang w:eastAsia="ru-RU"/>
              </w:rPr>
            </w:pPr>
            <w:r w:rsidRPr="00EC3927">
              <w:rPr>
                <w:sz w:val="24"/>
                <w:szCs w:val="24"/>
                <w:vertAlign w:val="superscript"/>
                <w:lang w:eastAsia="ru-RU"/>
              </w:rPr>
              <w:t xml:space="preserve">          Фамилия И.О.                                     Подпись</w:t>
            </w:r>
          </w:p>
        </w:tc>
      </w:tr>
      <w:tr w:rsidR="009C0318" w:rsidRPr="00EC3927" w14:paraId="663505F6" w14:textId="77777777">
        <w:tc>
          <w:tcPr>
            <w:tcW w:w="1560" w:type="dxa"/>
            <w:vAlign w:val="bottom"/>
          </w:tcPr>
          <w:p w14:paraId="6662643E" w14:textId="77777777" w:rsidR="00F774F6" w:rsidRPr="00EC3927" w:rsidRDefault="001D7F57">
            <w:pPr>
              <w:tabs>
                <w:tab w:val="left" w:pos="5670"/>
              </w:tabs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C3927">
              <w:rPr>
                <w:sz w:val="24"/>
                <w:szCs w:val="24"/>
                <w:lang w:eastAsia="ru-RU"/>
              </w:rPr>
              <w:t xml:space="preserve">Оценка </w:t>
            </w:r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  <w:vAlign w:val="bottom"/>
          </w:tcPr>
          <w:p w14:paraId="67AC8972" w14:textId="77777777" w:rsidR="00F774F6" w:rsidRPr="00EC3927" w:rsidRDefault="00F774F6">
            <w:pPr>
              <w:tabs>
                <w:tab w:val="left" w:pos="5670"/>
              </w:tabs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3"/>
          </w:tcPr>
          <w:p w14:paraId="6121BBF8" w14:textId="77777777" w:rsidR="00F774F6" w:rsidRPr="00EC3927" w:rsidRDefault="00F774F6">
            <w:pPr>
              <w:tabs>
                <w:tab w:val="left" w:pos="5670"/>
              </w:tabs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</w:p>
        </w:tc>
      </w:tr>
      <w:tr w:rsidR="00F774F6" w:rsidRPr="00EC3927" w14:paraId="30427C8C" w14:textId="77777777">
        <w:trPr>
          <w:trHeight w:val="446"/>
        </w:trPr>
        <w:tc>
          <w:tcPr>
            <w:tcW w:w="1560" w:type="dxa"/>
            <w:vAlign w:val="bottom"/>
          </w:tcPr>
          <w:p w14:paraId="1B32ABA6" w14:textId="77777777" w:rsidR="00F774F6" w:rsidRPr="00EC3927" w:rsidRDefault="001D7F57">
            <w:pPr>
              <w:tabs>
                <w:tab w:val="left" w:pos="5670"/>
              </w:tabs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C3927">
              <w:rPr>
                <w:sz w:val="24"/>
                <w:szCs w:val="24"/>
                <w:lang w:eastAsia="ru-RU"/>
              </w:rPr>
              <w:t>«_____»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1EFCDC2" w14:textId="77777777" w:rsidR="00F774F6" w:rsidRPr="00EC3927" w:rsidRDefault="00F774F6">
            <w:pPr>
              <w:tabs>
                <w:tab w:val="left" w:pos="5670"/>
              </w:tabs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3"/>
            <w:vAlign w:val="bottom"/>
          </w:tcPr>
          <w:p w14:paraId="67B545C5" w14:textId="77777777" w:rsidR="00F774F6" w:rsidRPr="00EC3927" w:rsidRDefault="001D7F57">
            <w:pPr>
              <w:tabs>
                <w:tab w:val="left" w:pos="5670"/>
              </w:tabs>
              <w:spacing w:before="60"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EC3927">
              <w:rPr>
                <w:sz w:val="24"/>
                <w:szCs w:val="24"/>
                <w:lang w:eastAsia="ru-RU"/>
              </w:rPr>
              <w:t>20____ г.</w:t>
            </w:r>
          </w:p>
        </w:tc>
      </w:tr>
    </w:tbl>
    <w:p w14:paraId="01B0D982" w14:textId="77777777" w:rsidR="00F774F6" w:rsidRPr="00EC3927" w:rsidRDefault="00F774F6">
      <w:pPr>
        <w:spacing w:before="60"/>
        <w:ind w:firstLine="0"/>
        <w:jc w:val="center"/>
        <w:rPr>
          <w:sz w:val="24"/>
          <w:szCs w:val="24"/>
          <w:lang w:eastAsia="ru-RU"/>
        </w:rPr>
      </w:pPr>
    </w:p>
    <w:p w14:paraId="7895111D" w14:textId="77777777" w:rsidR="00F774F6" w:rsidRPr="00EC3927" w:rsidRDefault="00F774F6">
      <w:pPr>
        <w:spacing w:before="60"/>
        <w:ind w:firstLine="0"/>
        <w:jc w:val="center"/>
        <w:rPr>
          <w:sz w:val="24"/>
          <w:szCs w:val="24"/>
          <w:lang w:eastAsia="ru-RU"/>
        </w:rPr>
      </w:pPr>
    </w:p>
    <w:p w14:paraId="09BE6AEB" w14:textId="77777777" w:rsidR="00F774F6" w:rsidRPr="00EC3927" w:rsidRDefault="00F774F6">
      <w:pPr>
        <w:spacing w:before="60"/>
        <w:ind w:firstLine="0"/>
        <w:jc w:val="center"/>
        <w:rPr>
          <w:sz w:val="24"/>
          <w:szCs w:val="24"/>
          <w:lang w:eastAsia="ru-RU"/>
        </w:rPr>
      </w:pPr>
    </w:p>
    <w:p w14:paraId="69187AA2" w14:textId="77777777" w:rsidR="00F774F6" w:rsidRPr="00EC3927" w:rsidRDefault="001D7F57">
      <w:pPr>
        <w:spacing w:before="60"/>
        <w:ind w:firstLine="0"/>
        <w:jc w:val="center"/>
        <w:rPr>
          <w:sz w:val="24"/>
          <w:szCs w:val="24"/>
          <w:lang w:eastAsia="ru-RU"/>
        </w:rPr>
      </w:pPr>
      <w:r w:rsidRPr="00EC3927">
        <w:rPr>
          <w:sz w:val="24"/>
          <w:szCs w:val="24"/>
          <w:lang w:eastAsia="ru-RU"/>
        </w:rPr>
        <w:t>САНКТ-ПЕТЕРБУРГ</w:t>
      </w:r>
    </w:p>
    <w:p w14:paraId="6B257AB5" w14:textId="77777777" w:rsidR="00F774F6" w:rsidRPr="00EC3927" w:rsidRDefault="001D7F57">
      <w:pPr>
        <w:spacing w:before="60" w:line="240" w:lineRule="auto"/>
        <w:ind w:firstLine="0"/>
        <w:jc w:val="center"/>
        <w:rPr>
          <w:szCs w:val="28"/>
          <w:lang w:eastAsia="ru-RU"/>
        </w:rPr>
      </w:pPr>
      <w:r w:rsidRPr="00EC3927">
        <w:rPr>
          <w:szCs w:val="28"/>
          <w:lang w:eastAsia="ru-RU"/>
        </w:rPr>
        <w:t>2022 г.</w:t>
      </w:r>
    </w:p>
    <w:p w14:paraId="17E15423" w14:textId="77777777" w:rsidR="00F774F6" w:rsidRPr="00EC3927" w:rsidRDefault="001D7F57" w:rsidP="00F473E4">
      <w:pPr>
        <w:spacing w:after="120" w:line="30" w:lineRule="atLeast"/>
        <w:jc w:val="center"/>
        <w:rPr>
          <w:szCs w:val="28"/>
        </w:rPr>
      </w:pPr>
      <w:r w:rsidRPr="00EC3927">
        <w:rPr>
          <w:b/>
          <w:szCs w:val="28"/>
        </w:rPr>
        <w:t>РЕФЕРАТ</w:t>
      </w:r>
    </w:p>
    <w:p w14:paraId="3A658939" w14:textId="496465E5" w:rsidR="00F774F6" w:rsidRPr="00140635" w:rsidRDefault="001D7F57">
      <w:pPr>
        <w:tabs>
          <w:tab w:val="left" w:leader="underscore" w:pos="9180"/>
        </w:tabs>
        <w:spacing w:after="120" w:line="30" w:lineRule="atLeast"/>
        <w:ind w:firstLine="720"/>
        <w:rPr>
          <w:szCs w:val="28"/>
        </w:rPr>
      </w:pPr>
      <w:r w:rsidRPr="00140635">
        <w:rPr>
          <w:szCs w:val="28"/>
        </w:rPr>
        <w:lastRenderedPageBreak/>
        <w:t>Пояснительная записка /*количество страниц,</w:t>
      </w:r>
      <w:r w:rsidR="00473088" w:rsidRPr="00140635">
        <w:rPr>
          <w:szCs w:val="28"/>
        </w:rPr>
        <w:t xml:space="preserve"> будет известно позднее*/</w:t>
      </w:r>
    </w:p>
    <w:p w14:paraId="644E269F" w14:textId="77777777" w:rsidR="00F774F6" w:rsidRPr="00EC3927" w:rsidRDefault="001D7F57">
      <w:r w:rsidRPr="00EC3927">
        <w:t>БАЗА ДАННЫХ, ИНФОЛОГИЧЕСКАЯ МОДЕЛЬ, ДАТАЛОГИЧЕСКАЯ МОДЕЛЬ, ФИТНЕС-ТРЕКЕР, ОТСЛЕЖИВАНИЕ СОСТОЯНИЯ ЗДОРОВЬЯ , ИНФОРМАЦИОННАЯ СИСТЕМА, СИСТЕМА УПРАВЛЕНИЯ БАЗАМИ ДАННЫХ, СЕРВЕР БАЗ ДАННЫХ.</w:t>
      </w:r>
    </w:p>
    <w:p w14:paraId="252C9694" w14:textId="25D760BA" w:rsidR="00F774F6" w:rsidRPr="00EC3927" w:rsidRDefault="001D7F57">
      <w:r w:rsidRPr="00EC3927">
        <w:t xml:space="preserve">Объект исследования – процесс </w:t>
      </w:r>
      <w:r w:rsidR="009F236B">
        <w:t xml:space="preserve"> мониторинга</w:t>
      </w:r>
      <w:r w:rsidRPr="00EC3927">
        <w:t xml:space="preserve"> состояния здоровья человека</w:t>
      </w:r>
      <w:r w:rsidR="009F236B">
        <w:t xml:space="preserve"> в отдельные периоды его жизни</w:t>
      </w:r>
      <w:r w:rsidRPr="00EC3927">
        <w:t>.</w:t>
      </w:r>
    </w:p>
    <w:p w14:paraId="3A99660F" w14:textId="12F58FCD" w:rsidR="00F774F6" w:rsidRPr="00EC3927" w:rsidRDefault="001D7F57">
      <w:pPr>
        <w:rPr>
          <w:szCs w:val="28"/>
        </w:rPr>
      </w:pPr>
      <w:r w:rsidRPr="00EC3927">
        <w:rPr>
          <w:szCs w:val="28"/>
        </w:rPr>
        <w:t xml:space="preserve">Цель работы – разработка в среде СУБД </w:t>
      </w:r>
      <w:r w:rsidRPr="00EC3927">
        <w:rPr>
          <w:szCs w:val="28"/>
          <w:lang w:val="en-US"/>
        </w:rPr>
        <w:t>MS</w:t>
      </w:r>
      <w:r w:rsidRPr="00EC3927">
        <w:rPr>
          <w:szCs w:val="28"/>
        </w:rPr>
        <w:t xml:space="preserve"> </w:t>
      </w:r>
      <w:r w:rsidRPr="00EC3927">
        <w:rPr>
          <w:szCs w:val="28"/>
          <w:lang w:val="en-US"/>
        </w:rPr>
        <w:t>SQL</w:t>
      </w:r>
      <w:r w:rsidRPr="00EC3927">
        <w:rPr>
          <w:szCs w:val="28"/>
        </w:rPr>
        <w:t xml:space="preserve"> </w:t>
      </w:r>
      <w:r w:rsidRPr="00EC3927">
        <w:rPr>
          <w:szCs w:val="28"/>
          <w:lang w:val="en-US"/>
        </w:rPr>
        <w:t>Server</w:t>
      </w:r>
      <w:r w:rsidRPr="00EC3927">
        <w:rPr>
          <w:szCs w:val="28"/>
        </w:rPr>
        <w:t xml:space="preserve"> 20</w:t>
      </w:r>
      <w:r w:rsidR="009F236B">
        <w:rPr>
          <w:szCs w:val="28"/>
        </w:rPr>
        <w:t>12</w:t>
      </w:r>
      <w:r w:rsidRPr="00EC3927">
        <w:rPr>
          <w:szCs w:val="28"/>
        </w:rPr>
        <w:t xml:space="preserve"> макета базы данных (БД) на основе даталогической модели (ДЛМ) БД и запросов, автоматизирующих </w:t>
      </w:r>
      <w:r w:rsidR="009F236B">
        <w:rPr>
          <w:szCs w:val="28"/>
        </w:rPr>
        <w:t xml:space="preserve"> процесс мониторинга </w:t>
      </w:r>
      <w:r w:rsidRPr="00EC3927">
        <w:rPr>
          <w:szCs w:val="28"/>
        </w:rPr>
        <w:t xml:space="preserve"> показателей</w:t>
      </w:r>
      <w:r w:rsidR="009F236B">
        <w:rPr>
          <w:szCs w:val="28"/>
        </w:rPr>
        <w:t xml:space="preserve"> состояния здоровья человека</w:t>
      </w:r>
      <w:r w:rsidRPr="00EC3927">
        <w:rPr>
          <w:szCs w:val="28"/>
        </w:rPr>
        <w:t>.</w:t>
      </w:r>
    </w:p>
    <w:p w14:paraId="29ED336E" w14:textId="719A6A56" w:rsidR="00F774F6" w:rsidRPr="00EC3927" w:rsidRDefault="001D7F57">
      <w:pPr>
        <w:rPr>
          <w:szCs w:val="28"/>
        </w:rPr>
      </w:pPr>
      <w:r w:rsidRPr="00EC3927">
        <w:t>Метод проектирования включает решение следующей последовательности задач:</w:t>
      </w:r>
      <w:r w:rsidRPr="00EC3927">
        <w:rPr>
          <w:szCs w:val="28"/>
        </w:rPr>
        <w:t xml:space="preserve"> описание предметной области, проектирование инфологической модели предметной области, проблематизация</w:t>
      </w:r>
      <w:r w:rsidR="009F236B">
        <w:rPr>
          <w:szCs w:val="28"/>
        </w:rPr>
        <w:t xml:space="preserve"> ПрО</w:t>
      </w:r>
      <w:r w:rsidRPr="00EC3927">
        <w:rPr>
          <w:szCs w:val="28"/>
        </w:rPr>
        <w:t xml:space="preserve"> и формирование концепции БД, разработка даталогической </w:t>
      </w:r>
      <w:r w:rsidR="009F236B">
        <w:rPr>
          <w:szCs w:val="28"/>
        </w:rPr>
        <w:t xml:space="preserve">модели (ДЛМ) </w:t>
      </w:r>
      <w:r w:rsidRPr="00EC3927">
        <w:rPr>
          <w:szCs w:val="28"/>
        </w:rPr>
        <w:t>базы данных (БД), реализаци</w:t>
      </w:r>
      <w:r w:rsidR="009F236B">
        <w:rPr>
          <w:szCs w:val="28"/>
        </w:rPr>
        <w:t>я ДЛМ</w:t>
      </w:r>
      <w:r w:rsidRPr="00EC3927">
        <w:rPr>
          <w:szCs w:val="28"/>
        </w:rPr>
        <w:t xml:space="preserve"> моделей в среде СУБД </w:t>
      </w:r>
      <w:r w:rsidRPr="00EC3927">
        <w:rPr>
          <w:szCs w:val="28"/>
          <w:lang w:val="en-US"/>
        </w:rPr>
        <w:t>Microsoft</w:t>
      </w:r>
      <w:r w:rsidRPr="00EC3927">
        <w:rPr>
          <w:szCs w:val="28"/>
        </w:rPr>
        <w:t xml:space="preserve"> </w:t>
      </w:r>
      <w:r w:rsidRPr="00EC3927">
        <w:rPr>
          <w:szCs w:val="28"/>
          <w:lang w:val="en-US"/>
        </w:rPr>
        <w:t>SQL</w:t>
      </w:r>
      <w:r w:rsidRPr="00EC3927">
        <w:rPr>
          <w:szCs w:val="28"/>
        </w:rPr>
        <w:t xml:space="preserve"> </w:t>
      </w:r>
      <w:r w:rsidRPr="00EC3927">
        <w:rPr>
          <w:szCs w:val="28"/>
          <w:lang w:val="en-US"/>
        </w:rPr>
        <w:t>Server</w:t>
      </w:r>
      <w:r w:rsidRPr="00EC3927">
        <w:rPr>
          <w:szCs w:val="28"/>
        </w:rPr>
        <w:t xml:space="preserve"> 20</w:t>
      </w:r>
      <w:r w:rsidR="009F236B">
        <w:rPr>
          <w:szCs w:val="28"/>
        </w:rPr>
        <w:t>12</w:t>
      </w:r>
      <w:r w:rsidRPr="00EC3927">
        <w:rPr>
          <w:szCs w:val="28"/>
        </w:rPr>
        <w:t xml:space="preserve">, разработка </w:t>
      </w:r>
      <w:r w:rsidRPr="00EC3927">
        <w:rPr>
          <w:szCs w:val="28"/>
          <w:lang w:val="en-US"/>
        </w:rPr>
        <w:t>SQL</w:t>
      </w:r>
      <w:r w:rsidRPr="00EC3927">
        <w:rPr>
          <w:szCs w:val="28"/>
        </w:rPr>
        <w:t>-запросов к базе данных.</w:t>
      </w:r>
    </w:p>
    <w:p w14:paraId="0BDABE9B" w14:textId="4BEE4E4B" w:rsidR="00F774F6" w:rsidRPr="00EC3927" w:rsidRDefault="001D7F57">
      <w:pPr>
        <w:rPr>
          <w:u w:val="single"/>
        </w:rPr>
      </w:pPr>
      <w:r w:rsidRPr="00EC3927">
        <w:t>В результате была решена задача разработки даталогической модели и запросов, которые составляют макет БД, информационно поддерживающий деятельность человека</w:t>
      </w:r>
      <w:r w:rsidR="009F236B">
        <w:t>,</w:t>
      </w:r>
      <w:r w:rsidRPr="00EC3927">
        <w:t xml:space="preserve">  отслежива</w:t>
      </w:r>
      <w:r w:rsidR="009F236B">
        <w:t>ющего состояние</w:t>
      </w:r>
      <w:r w:rsidRPr="00EC3927">
        <w:t xml:space="preserve"> собственного здоровья.</w:t>
      </w:r>
    </w:p>
    <w:p w14:paraId="61CF0A43" w14:textId="77777777" w:rsidR="00F774F6" w:rsidRPr="00EC3927" w:rsidRDefault="00F774F6">
      <w:pPr>
        <w:spacing w:before="60" w:line="240" w:lineRule="auto"/>
        <w:ind w:firstLine="0"/>
        <w:jc w:val="center"/>
        <w:rPr>
          <w:szCs w:val="28"/>
          <w:lang w:eastAsia="ru-RU"/>
        </w:rPr>
      </w:pPr>
    </w:p>
    <w:p w14:paraId="5EC990E4" w14:textId="77777777" w:rsidR="00F774F6" w:rsidRPr="00EC3927" w:rsidRDefault="00F774F6">
      <w:pPr>
        <w:ind w:firstLine="0"/>
        <w:jc w:val="center"/>
        <w:rPr>
          <w:iCs/>
          <w:caps/>
          <w:szCs w:val="28"/>
        </w:rPr>
      </w:pPr>
      <w:bookmarkStart w:id="0" w:name="_Toc290966797"/>
    </w:p>
    <w:p w14:paraId="75C871E3" w14:textId="77777777" w:rsidR="00F774F6" w:rsidRPr="00EC3927" w:rsidRDefault="00F774F6">
      <w:pPr>
        <w:ind w:firstLine="0"/>
        <w:jc w:val="center"/>
        <w:rPr>
          <w:iCs/>
          <w:caps/>
          <w:szCs w:val="28"/>
        </w:rPr>
      </w:pPr>
    </w:p>
    <w:p w14:paraId="25C6035C" w14:textId="77777777" w:rsidR="00F774F6" w:rsidRPr="00EC3927" w:rsidRDefault="00F774F6">
      <w:pPr>
        <w:ind w:firstLine="0"/>
        <w:jc w:val="center"/>
        <w:rPr>
          <w:iCs/>
          <w:caps/>
          <w:szCs w:val="28"/>
        </w:rPr>
      </w:pPr>
    </w:p>
    <w:p w14:paraId="387B977F" w14:textId="77777777" w:rsidR="00F774F6" w:rsidRPr="00EC3927" w:rsidRDefault="00F774F6">
      <w:pPr>
        <w:ind w:firstLine="0"/>
        <w:jc w:val="center"/>
        <w:rPr>
          <w:iCs/>
          <w:caps/>
          <w:szCs w:val="28"/>
        </w:rPr>
      </w:pPr>
    </w:p>
    <w:p w14:paraId="786FAA04" w14:textId="77777777" w:rsidR="00F774F6" w:rsidRPr="00EC3927" w:rsidRDefault="00F774F6">
      <w:pPr>
        <w:ind w:firstLine="0"/>
        <w:jc w:val="center"/>
        <w:rPr>
          <w:iCs/>
          <w:caps/>
          <w:szCs w:val="28"/>
        </w:rPr>
      </w:pPr>
    </w:p>
    <w:p w14:paraId="6EDA5536" w14:textId="77777777" w:rsidR="00F774F6" w:rsidRPr="00EC3927" w:rsidRDefault="00F774F6">
      <w:pPr>
        <w:ind w:firstLine="0"/>
        <w:jc w:val="center"/>
        <w:rPr>
          <w:iCs/>
          <w:caps/>
          <w:szCs w:val="28"/>
        </w:rPr>
      </w:pPr>
    </w:p>
    <w:p w14:paraId="4903D8E6" w14:textId="77777777" w:rsidR="00F774F6" w:rsidRPr="00EC3927" w:rsidRDefault="00F774F6">
      <w:pPr>
        <w:ind w:firstLine="0"/>
        <w:jc w:val="center"/>
        <w:rPr>
          <w:iCs/>
          <w:caps/>
          <w:szCs w:val="28"/>
        </w:rPr>
      </w:pPr>
    </w:p>
    <w:p w14:paraId="562A9E34" w14:textId="77777777" w:rsidR="00F774F6" w:rsidRPr="00EC3927" w:rsidRDefault="00F774F6">
      <w:pPr>
        <w:ind w:firstLine="0"/>
        <w:jc w:val="center"/>
        <w:rPr>
          <w:iCs/>
          <w:caps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  <w:lang w:eastAsia="en-US"/>
        </w:rPr>
        <w:id w:val="-1360498917"/>
        <w:docPartObj>
          <w:docPartGallery w:val="Table of Contents"/>
          <w:docPartUnique/>
        </w:docPartObj>
      </w:sdtPr>
      <w:sdtEndPr>
        <w:rPr>
          <w:b/>
          <w:bCs/>
          <w:szCs w:val="28"/>
        </w:rPr>
      </w:sdtEndPr>
      <w:sdtContent>
        <w:p w14:paraId="3A598225" w14:textId="2BA29287" w:rsidR="00785B80" w:rsidRPr="00EC3927" w:rsidRDefault="00785B80" w:rsidP="00785B80">
          <w:pPr>
            <w:pStyle w:val="af6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EC3927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C441295" w14:textId="70CC0F59" w:rsidR="0071415F" w:rsidRDefault="00785B8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r w:rsidRPr="00EC3927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EC3927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EC3927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05799955" w:history="1">
            <w:r w:rsidR="0071415F" w:rsidRPr="00A153F1">
              <w:rPr>
                <w:rStyle w:val="af1"/>
                <w:noProof/>
              </w:rPr>
              <w:t>ОПРЕДЕЛЕНИЯ, ОБОЗНАЧЕНИЯ И СОКРАЩЕНИЯ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_Toc105799955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4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6A89BF15" w14:textId="50CA48B1" w:rsidR="0071415F" w:rsidRDefault="00976A4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105799956" w:history="1">
            <w:r w:rsidR="0071415F" w:rsidRPr="00A153F1">
              <w:rPr>
                <w:rStyle w:val="af1"/>
                <w:noProof/>
              </w:rPr>
              <w:t>ВВЕДЕНИЕ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_Toc105799956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6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41748A7B" w14:textId="6A3ED80F" w:rsidR="0071415F" w:rsidRDefault="00976A41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105799957" w:history="1">
            <w:r w:rsidR="0071415F" w:rsidRPr="00A153F1">
              <w:rPr>
                <w:rStyle w:val="af1"/>
                <w:noProof/>
              </w:rPr>
              <w:t>1.</w:t>
            </w:r>
            <w:r w:rsidR="0071415F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Описание предметной области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_Toc105799957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8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2EF16235" w14:textId="188FD042" w:rsidR="0071415F" w:rsidRDefault="00976A41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ru-RU"/>
            </w:rPr>
          </w:pPr>
          <w:hyperlink w:anchor="_Toc105799958" w:history="1">
            <w:r w:rsidR="0071415F" w:rsidRPr="00A153F1">
              <w:rPr>
                <w:rStyle w:val="af1"/>
                <w:noProof/>
              </w:rPr>
              <w:t>1.1</w:t>
            </w:r>
            <w:r w:rsidR="0071415F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Отслеживание жизненных показателей без фитнес-трекера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_Toc105799958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8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7D5156B4" w14:textId="28A49BE1" w:rsidR="0071415F" w:rsidRDefault="00976A41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ru-RU"/>
            </w:rPr>
          </w:pPr>
          <w:hyperlink w:anchor="_Toc105799959" w:history="1">
            <w:r w:rsidR="0071415F" w:rsidRPr="00A153F1">
              <w:rPr>
                <w:rStyle w:val="af1"/>
                <w:noProof/>
              </w:rPr>
              <w:t>1.2</w:t>
            </w:r>
            <w:r w:rsidR="0071415F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Процессы предметной области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_Toc105799959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8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34783439" w14:textId="080CE649" w:rsidR="0071415F" w:rsidRDefault="00976A41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105799960" w:history="1">
            <w:r w:rsidR="0071415F" w:rsidRPr="00A153F1">
              <w:rPr>
                <w:rStyle w:val="af1"/>
                <w:noProof/>
              </w:rPr>
              <w:t>2.</w:t>
            </w:r>
            <w:r w:rsidR="0071415F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Инфологическая модель предметной области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_Toc105799960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12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027839DD" w14:textId="135DF2B5" w:rsidR="0071415F" w:rsidRDefault="00976A41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ru-RU"/>
            </w:rPr>
          </w:pPr>
          <w:hyperlink w:anchor="_Toc105799961" w:history="1">
            <w:r w:rsidR="0071415F" w:rsidRPr="00A153F1">
              <w:rPr>
                <w:rStyle w:val="af1"/>
                <w:noProof/>
              </w:rPr>
              <w:t>2.1</w:t>
            </w:r>
            <w:r w:rsidR="0071415F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Определение сущностей и их атрибутов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_Toc105799961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13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59508DE1" w14:textId="3637FF14" w:rsidR="0071415F" w:rsidRDefault="00976A41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ru-RU"/>
            </w:rPr>
          </w:pPr>
          <w:hyperlink w:anchor="_Toc105799962" w:history="1">
            <w:r w:rsidR="0071415F" w:rsidRPr="00A153F1">
              <w:rPr>
                <w:rStyle w:val="af1"/>
                <w:noProof/>
              </w:rPr>
              <w:t>2.2</w:t>
            </w:r>
            <w:r w:rsidR="0071415F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Определение зависимостей между сущностями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_Toc105799962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15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025FCC3B" w14:textId="2C70BE56" w:rsidR="0071415F" w:rsidRDefault="00976A41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ru-RU"/>
            </w:rPr>
          </w:pPr>
          <w:hyperlink w:anchor="_Toc105799963" w:history="1">
            <w:r w:rsidR="0071415F" w:rsidRPr="00A153F1">
              <w:rPr>
                <w:rStyle w:val="af1"/>
                <w:noProof/>
              </w:rPr>
              <w:t>2.3</w:t>
            </w:r>
            <w:r w:rsidR="0071415F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Определение первичных ключей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_Toc105799963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16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302AB599" w14:textId="09AB98D1" w:rsidR="0071415F" w:rsidRDefault="00976A41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ru-RU"/>
            </w:rPr>
          </w:pPr>
          <w:hyperlink w:anchor="_Toc105799964" w:history="1">
            <w:r w:rsidR="0071415F" w:rsidRPr="00A153F1">
              <w:rPr>
                <w:rStyle w:val="af1"/>
                <w:noProof/>
              </w:rPr>
              <w:t>2.4</w:t>
            </w:r>
            <w:r w:rsidR="0071415F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Нормализация модели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_Toc105799964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17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718570F8" w14:textId="3BF7F07F" w:rsidR="0071415F" w:rsidRDefault="00976A41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105799965" w:history="1">
            <w:r w:rsidR="0071415F" w:rsidRPr="00A153F1">
              <w:rPr>
                <w:rStyle w:val="af1"/>
                <w:noProof/>
              </w:rPr>
              <w:t>3.</w:t>
            </w:r>
            <w:r w:rsidR="0071415F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Описание проблем и формирование концепции БД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_Toc105799965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18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274BC864" w14:textId="6DD071E2" w:rsidR="0071415F" w:rsidRDefault="00976A41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ru-RU"/>
            </w:rPr>
          </w:pPr>
          <w:hyperlink w:anchor="_Toc105799966" w:history="1">
            <w:r w:rsidR="0071415F" w:rsidRPr="00A153F1">
              <w:rPr>
                <w:rStyle w:val="af1"/>
                <w:noProof/>
              </w:rPr>
              <w:t>3.1</w:t>
            </w:r>
            <w:r w:rsidR="0071415F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Проблемы предметной области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_Toc105799966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18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21536631" w14:textId="6A508578" w:rsidR="0071415F" w:rsidRDefault="00976A41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ru-RU"/>
            </w:rPr>
          </w:pPr>
          <w:hyperlink w:anchor="_Toc105799967" w:history="1">
            <w:r w:rsidR="0071415F" w:rsidRPr="00A153F1">
              <w:rPr>
                <w:rStyle w:val="af1"/>
                <w:noProof/>
              </w:rPr>
              <w:t>3.2</w:t>
            </w:r>
            <w:r w:rsidR="0071415F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Концепция базы данных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_Toc105799967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18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178432AE" w14:textId="55A7F3DA" w:rsidR="0071415F" w:rsidRDefault="00976A41">
          <w:pPr>
            <w:pStyle w:val="31"/>
            <w:tabs>
              <w:tab w:val="left" w:pos="1894"/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105799968" w:history="1">
            <w:r w:rsidR="0071415F" w:rsidRPr="00A153F1">
              <w:rPr>
                <w:rStyle w:val="af1"/>
                <w:noProof/>
              </w:rPr>
              <w:t>3.2.1</w:t>
            </w:r>
            <w:r w:rsidR="0071415F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Функциональные требования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_Toc105799968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18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4598FEA0" w14:textId="41BF70EB" w:rsidR="0071415F" w:rsidRDefault="00976A41">
          <w:pPr>
            <w:pStyle w:val="31"/>
            <w:tabs>
              <w:tab w:val="left" w:pos="1894"/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105799969" w:history="1">
            <w:r w:rsidR="0071415F" w:rsidRPr="00A153F1">
              <w:rPr>
                <w:rStyle w:val="af1"/>
                <w:noProof/>
              </w:rPr>
              <w:t>3.2.2</w:t>
            </w:r>
            <w:r w:rsidR="0071415F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Нефункциональные требования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_Toc105799969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19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196D098F" w14:textId="6993F23B" w:rsidR="0071415F" w:rsidRDefault="00976A41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ru-RU"/>
            </w:rPr>
          </w:pPr>
          <w:hyperlink w:anchor="_Toc105799970" w:history="1">
            <w:r w:rsidR="0071415F" w:rsidRPr="00A153F1">
              <w:rPr>
                <w:rStyle w:val="af1"/>
                <w:noProof/>
              </w:rPr>
              <w:t>3.3</w:t>
            </w:r>
            <w:r w:rsidR="0071415F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Концепция автоматизированной системы управления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_Toc105799970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19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071466BA" w14:textId="6FDF1D61" w:rsidR="0071415F" w:rsidRDefault="00976A41">
          <w:pPr>
            <w:pStyle w:val="31"/>
            <w:tabs>
              <w:tab w:val="left" w:pos="1894"/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105799971" w:history="1">
            <w:r w:rsidR="0071415F" w:rsidRPr="00A153F1">
              <w:rPr>
                <w:rStyle w:val="af1"/>
                <w:noProof/>
              </w:rPr>
              <w:t>3.3.1</w:t>
            </w:r>
            <w:r w:rsidR="0071415F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Основные понятия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_Toc105799971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19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34B5B4C1" w14:textId="5FF0203C" w:rsidR="0071415F" w:rsidRDefault="00976A41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ru-RU"/>
            </w:rPr>
          </w:pPr>
          <w:hyperlink w:anchor="_Toc105799972" w:history="1">
            <w:r w:rsidR="0071415F" w:rsidRPr="00A153F1">
              <w:rPr>
                <w:rStyle w:val="af1"/>
                <w:noProof/>
              </w:rPr>
              <w:t>4.</w:t>
            </w:r>
            <w:r w:rsidR="0071415F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ДАТАЛОГИЧЕСКАЯ МОДЕЛЬ БАЗЫ ДАННЫХ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_Toc105799972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21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39E41905" w14:textId="620BBA21" w:rsidR="0071415F" w:rsidRDefault="00976A41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ru-RU"/>
            </w:rPr>
          </w:pPr>
          <w:hyperlink w:anchor="_Toc105799973" w:history="1">
            <w:r w:rsidR="0071415F" w:rsidRPr="00A153F1">
              <w:rPr>
                <w:rStyle w:val="af1"/>
                <w:noProof/>
              </w:rPr>
              <w:t>4.1</w:t>
            </w:r>
            <w:r w:rsidR="0071415F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 xml:space="preserve">Описание возможностей и свойств </w:t>
            </w:r>
            <w:r w:rsidR="0071415F" w:rsidRPr="00A153F1">
              <w:rPr>
                <w:rStyle w:val="af1"/>
                <w:i/>
                <w:noProof/>
                <w:lang w:val="en-US"/>
              </w:rPr>
              <w:t>MS</w:t>
            </w:r>
            <w:r w:rsidR="0071415F" w:rsidRPr="00A153F1">
              <w:rPr>
                <w:rStyle w:val="af1"/>
                <w:i/>
                <w:noProof/>
              </w:rPr>
              <w:t xml:space="preserve"> </w:t>
            </w:r>
            <w:r w:rsidR="0071415F" w:rsidRPr="00A153F1">
              <w:rPr>
                <w:rStyle w:val="af1"/>
                <w:i/>
                <w:noProof/>
                <w:lang w:val="en-US"/>
              </w:rPr>
              <w:t>SQL</w:t>
            </w:r>
            <w:r w:rsidR="0071415F" w:rsidRPr="00A153F1">
              <w:rPr>
                <w:rStyle w:val="af1"/>
                <w:i/>
                <w:noProof/>
              </w:rPr>
              <w:t xml:space="preserve"> </w:t>
            </w:r>
            <w:r w:rsidR="0071415F" w:rsidRPr="00A153F1">
              <w:rPr>
                <w:rStyle w:val="af1"/>
                <w:i/>
                <w:noProof/>
                <w:lang w:val="en-US"/>
              </w:rPr>
              <w:t>ServerExpress</w:t>
            </w:r>
            <w:r w:rsidR="0071415F" w:rsidRPr="00A153F1">
              <w:rPr>
                <w:rStyle w:val="af1"/>
                <w:i/>
                <w:noProof/>
              </w:rPr>
              <w:t xml:space="preserve"> 2012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_Toc105799973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21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7EA0A489" w14:textId="00FD6FFA" w:rsidR="0071415F" w:rsidRDefault="00976A4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105799974" w:history="1">
            <w:r w:rsidR="0071415F" w:rsidRPr="00A153F1">
              <w:rPr>
                <w:rStyle w:val="af1"/>
                <w:noProof/>
              </w:rPr>
              <w:t>4.1.1. Разработка даталогической модели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_Toc105799974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22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73D52629" w14:textId="3CCDC0EF" w:rsidR="0071415F" w:rsidRDefault="00976A41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  <w:lang w:eastAsia="ru-RU"/>
            </w:rPr>
          </w:pPr>
          <w:hyperlink w:anchor="_Toc105799975" w:history="1">
            <w:r w:rsidR="0071415F" w:rsidRPr="00A153F1">
              <w:rPr>
                <w:rStyle w:val="af1"/>
                <w:noProof/>
              </w:rPr>
              <w:t>4.2</w:t>
            </w:r>
            <w:r w:rsidR="0071415F">
              <w:rPr>
                <w:rFonts w:asciiTheme="minorHAnsi" w:eastAsiaTheme="minorEastAsia" w:hAnsiTheme="minorHAnsi" w:cstheme="minorBidi"/>
                <w:smallCap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Разработка даталогической модели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_Toc105799975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23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5325DF9D" w14:textId="79335A92" w:rsidR="0071415F" w:rsidRDefault="00976A41">
          <w:pPr>
            <w:pStyle w:val="31"/>
            <w:tabs>
              <w:tab w:val="left" w:pos="1894"/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105799976" w:history="1">
            <w:r w:rsidR="0071415F" w:rsidRPr="00A153F1">
              <w:rPr>
                <w:rStyle w:val="af1"/>
                <w:noProof/>
              </w:rPr>
              <w:t>4.2.1</w:t>
            </w:r>
            <w:r w:rsidR="0071415F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Общие положения разработки даталогической модели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_Toc105799976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24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6F007973" w14:textId="65D62F6F" w:rsidR="0071415F" w:rsidRDefault="00976A41">
          <w:pPr>
            <w:pStyle w:val="31"/>
            <w:tabs>
              <w:tab w:val="left" w:pos="1894"/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105799977" w:history="1">
            <w:r w:rsidR="0071415F" w:rsidRPr="00A153F1">
              <w:rPr>
                <w:rStyle w:val="af1"/>
                <w:noProof/>
              </w:rPr>
              <w:t>4.2.2</w:t>
            </w:r>
            <w:r w:rsidR="0071415F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71415F" w:rsidRPr="00A153F1">
              <w:rPr>
                <w:rStyle w:val="af1"/>
                <w:noProof/>
              </w:rPr>
              <w:t>Определение состава БД</w:t>
            </w:r>
            <w:r w:rsidR="0071415F">
              <w:rPr>
                <w:noProof/>
                <w:webHidden/>
              </w:rPr>
              <w:tab/>
            </w:r>
            <w:r w:rsidR="0071415F">
              <w:rPr>
                <w:noProof/>
                <w:webHidden/>
              </w:rPr>
              <w:fldChar w:fldCharType="begin"/>
            </w:r>
            <w:r w:rsidR="0071415F">
              <w:rPr>
                <w:noProof/>
                <w:webHidden/>
              </w:rPr>
              <w:instrText xml:space="preserve"> PAGEREF _Toc105799977 \h </w:instrText>
            </w:r>
            <w:r w:rsidR="0071415F">
              <w:rPr>
                <w:noProof/>
                <w:webHidden/>
              </w:rPr>
            </w:r>
            <w:r w:rsidR="0071415F">
              <w:rPr>
                <w:noProof/>
                <w:webHidden/>
              </w:rPr>
              <w:fldChar w:fldCharType="separate"/>
            </w:r>
            <w:r w:rsidR="0071415F">
              <w:rPr>
                <w:noProof/>
                <w:webHidden/>
              </w:rPr>
              <w:t>25</w:t>
            </w:r>
            <w:r w:rsidR="0071415F">
              <w:rPr>
                <w:noProof/>
                <w:webHidden/>
              </w:rPr>
              <w:fldChar w:fldCharType="end"/>
            </w:r>
          </w:hyperlink>
        </w:p>
        <w:p w14:paraId="16E29D7C" w14:textId="004034CE" w:rsidR="00785B80" w:rsidRPr="00EC3927" w:rsidRDefault="00785B80">
          <w:pPr>
            <w:rPr>
              <w:szCs w:val="28"/>
            </w:rPr>
          </w:pPr>
          <w:r w:rsidRPr="00EC3927">
            <w:rPr>
              <w:b/>
              <w:bCs/>
              <w:szCs w:val="28"/>
            </w:rPr>
            <w:fldChar w:fldCharType="end"/>
          </w:r>
        </w:p>
      </w:sdtContent>
    </w:sdt>
    <w:p w14:paraId="10857147" w14:textId="2144F325" w:rsidR="00785B80" w:rsidRPr="00EC3927" w:rsidRDefault="00785B80" w:rsidP="00785B80">
      <w:pPr>
        <w:pStyle w:val="ac"/>
        <w:spacing w:after="240"/>
        <w:rPr>
          <w:szCs w:val="28"/>
          <w:lang w:val="en-US"/>
        </w:rPr>
      </w:pPr>
    </w:p>
    <w:p w14:paraId="6D3087B7" w14:textId="79D356F0" w:rsidR="00785B80" w:rsidRPr="00EC3927" w:rsidRDefault="00785B80" w:rsidP="00785B80">
      <w:pPr>
        <w:rPr>
          <w:lang w:val="en-US"/>
        </w:rPr>
      </w:pPr>
    </w:p>
    <w:p w14:paraId="3BBB1EE9" w14:textId="04CFD39E" w:rsidR="00785B80" w:rsidRPr="00EC3927" w:rsidRDefault="00785B80" w:rsidP="00785B80">
      <w:pPr>
        <w:rPr>
          <w:lang w:val="en-US"/>
        </w:rPr>
      </w:pPr>
    </w:p>
    <w:p w14:paraId="33F60ED8" w14:textId="58CF1375" w:rsidR="00785B80" w:rsidRPr="00EC3927" w:rsidRDefault="00785B80" w:rsidP="00785B80">
      <w:pPr>
        <w:rPr>
          <w:lang w:val="en-US"/>
        </w:rPr>
      </w:pPr>
    </w:p>
    <w:p w14:paraId="1B2A43A7" w14:textId="002D9AEA" w:rsidR="00785B80" w:rsidRPr="00EC3927" w:rsidRDefault="00785B80" w:rsidP="00785B80">
      <w:pPr>
        <w:rPr>
          <w:lang w:val="en-US"/>
        </w:rPr>
      </w:pPr>
    </w:p>
    <w:p w14:paraId="709CA77F" w14:textId="1E8AEAA4" w:rsidR="00785B80" w:rsidRPr="00EC3927" w:rsidRDefault="00785B80" w:rsidP="00785B80">
      <w:pPr>
        <w:rPr>
          <w:lang w:val="en-US"/>
        </w:rPr>
      </w:pPr>
    </w:p>
    <w:p w14:paraId="3EA2BF92" w14:textId="77777777" w:rsidR="00F473E4" w:rsidRPr="00EC3927" w:rsidRDefault="00F473E4" w:rsidP="00785B80">
      <w:pPr>
        <w:rPr>
          <w:lang w:val="en-US"/>
        </w:rPr>
      </w:pPr>
    </w:p>
    <w:p w14:paraId="5E5F072A" w14:textId="59FEDBD9" w:rsidR="00F774F6" w:rsidRPr="00EC3927" w:rsidRDefault="001D7F57">
      <w:pPr>
        <w:pStyle w:val="af4"/>
      </w:pPr>
      <w:bookmarkStart w:id="1" w:name="_Toc517117932"/>
      <w:bookmarkStart w:id="2" w:name="_Toc105799955"/>
      <w:r w:rsidRPr="00EC3927">
        <w:t>ОПРЕДЕЛЕНИЯ, ОБОЗНАЧЕНИЯ И СОКРАЩЕНИЯ</w:t>
      </w:r>
      <w:bookmarkEnd w:id="1"/>
      <w:bookmarkEnd w:id="2"/>
    </w:p>
    <w:p w14:paraId="7EA2B052" w14:textId="77777777" w:rsidR="00F774F6" w:rsidRPr="00EC3927" w:rsidRDefault="001D7F57">
      <w:pPr>
        <w:pStyle w:val="23"/>
        <w:ind w:left="709" w:firstLine="0"/>
      </w:pPr>
      <w:r w:rsidRPr="00EC3927">
        <w:rPr>
          <w:b/>
        </w:rPr>
        <w:t>Атрибут</w:t>
      </w:r>
      <w:r w:rsidRPr="00EC3927">
        <w:t xml:space="preserve"> – поименованная характеристика сущности. </w:t>
      </w:r>
    </w:p>
    <w:p w14:paraId="42532E01" w14:textId="77777777" w:rsidR="00F774F6" w:rsidRPr="00EC3927" w:rsidRDefault="001D7F57">
      <w:pPr>
        <w:rPr>
          <w:b/>
          <w:szCs w:val="28"/>
        </w:rPr>
      </w:pPr>
      <w:r w:rsidRPr="00EC3927">
        <w:rPr>
          <w:b/>
        </w:rPr>
        <w:lastRenderedPageBreak/>
        <w:t>БД</w:t>
      </w:r>
      <w:r w:rsidRPr="00EC3927">
        <w:t xml:space="preserve"> – база данных - некая именованная совокупность данных, отражающая состояние объектов или явлений в некоторой выбранной предметной области и </w:t>
      </w:r>
      <w:r w:rsidRPr="00EC3927">
        <w:rPr>
          <w:szCs w:val="28"/>
        </w:rPr>
        <w:t>связи между ними. Она создаётся для хранения данных и доступа к ним.</w:t>
      </w:r>
    </w:p>
    <w:p w14:paraId="0C18ABB7" w14:textId="77777777" w:rsidR="00F774F6" w:rsidRPr="00EC3927" w:rsidRDefault="001D7F57">
      <w:pPr>
        <w:pStyle w:val="23"/>
        <w:ind w:firstLine="709"/>
      </w:pPr>
      <w:r w:rsidRPr="00EC3927">
        <w:rPr>
          <w:b/>
        </w:rPr>
        <w:t xml:space="preserve">Декомпозиция </w:t>
      </w:r>
      <w:r w:rsidRPr="00EC3927">
        <w:t>– замена отношения на совокупность отношений такую, что каждое из них есть проекция исходного, и каждый атрибут входит хотя бы в одну из проекций декомпозиции.</w:t>
      </w:r>
    </w:p>
    <w:p w14:paraId="29804CAB" w14:textId="77777777" w:rsidR="00F774F6" w:rsidRPr="00EC3927" w:rsidRDefault="001D7F57">
      <w:pPr>
        <w:rPr>
          <w:b/>
          <w:szCs w:val="28"/>
        </w:rPr>
      </w:pPr>
      <w:r w:rsidRPr="00EC3927">
        <w:rPr>
          <w:b/>
          <w:szCs w:val="28"/>
        </w:rPr>
        <w:t>Документ</w:t>
      </w:r>
      <w:r w:rsidRPr="00EC3927">
        <w:rPr>
          <w:szCs w:val="28"/>
        </w:rPr>
        <w:t xml:space="preserve"> - зафиксированная на носителе информация с реквизитами, позволяющими ее идентифицировать.</w:t>
      </w:r>
    </w:p>
    <w:p w14:paraId="3A0A1703" w14:textId="77777777" w:rsidR="00F774F6" w:rsidRPr="00EC3927" w:rsidRDefault="001D7F57">
      <w:pPr>
        <w:rPr>
          <w:szCs w:val="28"/>
        </w:rPr>
      </w:pPr>
      <w:r w:rsidRPr="00EC3927">
        <w:rPr>
          <w:b/>
          <w:szCs w:val="28"/>
        </w:rPr>
        <w:t xml:space="preserve">Документооборот </w:t>
      </w:r>
      <w:r w:rsidRPr="00EC3927">
        <w:rPr>
          <w:szCs w:val="28"/>
        </w:rPr>
        <w:t>- движение документов в организации с момента их создания или получения до завершения исполнения или отправки.</w:t>
      </w:r>
    </w:p>
    <w:p w14:paraId="30218E3B" w14:textId="77777777" w:rsidR="00F774F6" w:rsidRPr="00EC3927" w:rsidRDefault="001D7F57">
      <w:r w:rsidRPr="00EC3927">
        <w:rPr>
          <w:b/>
        </w:rPr>
        <w:t>ИС</w:t>
      </w:r>
      <w:r w:rsidRPr="00EC3927">
        <w:t xml:space="preserve"> – информационная система.</w:t>
      </w:r>
    </w:p>
    <w:p w14:paraId="125A337F" w14:textId="77777777" w:rsidR="00F774F6" w:rsidRPr="00EC3927" w:rsidRDefault="001D7F57">
      <w:pPr>
        <w:pStyle w:val="23"/>
        <w:ind w:firstLine="709"/>
      </w:pPr>
      <w:r w:rsidRPr="00EC3927">
        <w:rPr>
          <w:b/>
        </w:rPr>
        <w:t>Ключ</w:t>
      </w:r>
      <w:r w:rsidRPr="00EC3927">
        <w:t xml:space="preserve"> – это минимальный набор атрибутов, по значениям которых можно однозначно найти требуемый экземпляр сущности.</w:t>
      </w:r>
    </w:p>
    <w:p w14:paraId="29763C3F" w14:textId="77777777" w:rsidR="00F774F6" w:rsidRPr="00EC3927" w:rsidRDefault="001D7F57">
      <w:pPr>
        <w:pStyle w:val="23"/>
        <w:ind w:firstLine="709"/>
      </w:pPr>
      <w:r w:rsidRPr="00EC3927">
        <w:rPr>
          <w:b/>
        </w:rPr>
        <w:t>Нормализация</w:t>
      </w:r>
      <w:r w:rsidRPr="00EC3927">
        <w:t xml:space="preserve">– процесс преобразования отношений базы данных к виду, отвечающему нормальным формам. </w:t>
      </w:r>
    </w:p>
    <w:p w14:paraId="37F1FDB3" w14:textId="77777777" w:rsidR="00F774F6" w:rsidRPr="00EC3927" w:rsidRDefault="001D7F57">
      <w:r w:rsidRPr="00EC3927">
        <w:rPr>
          <w:b/>
        </w:rPr>
        <w:t>Проб</w:t>
      </w:r>
      <w:r w:rsidRPr="00EC3927">
        <w:t xml:space="preserve"> – предметная область - некая именованная совокупность данных, отражающая состояние объектов или явлений в некоторой выбранной предметной области и связи между ними. Она создаётся для хранения данных и доступа к ним.</w:t>
      </w:r>
    </w:p>
    <w:p w14:paraId="599E9A70" w14:textId="77777777" w:rsidR="00F774F6" w:rsidRPr="00EC3927" w:rsidRDefault="001D7F57">
      <w:r w:rsidRPr="00EC3927">
        <w:rPr>
          <w:b/>
        </w:rPr>
        <w:t>ПО</w:t>
      </w:r>
      <w:r w:rsidRPr="00EC3927">
        <w:t xml:space="preserve"> – программное обеспечение.</w:t>
      </w:r>
    </w:p>
    <w:p w14:paraId="34978F6F" w14:textId="77777777" w:rsidR="00F774F6" w:rsidRPr="00EC3927" w:rsidRDefault="001D7F57">
      <w:pPr>
        <w:pStyle w:val="23"/>
        <w:ind w:firstLine="709"/>
      </w:pPr>
      <w:r w:rsidRPr="00EC3927">
        <w:rPr>
          <w:b/>
        </w:rPr>
        <w:t>Реляционная БД</w:t>
      </w:r>
      <w:r w:rsidRPr="00EC3927">
        <w:t xml:space="preserve">–множество взаимосвязанных двумерных таблиц – реляционных таблиц, называемых также отношениями, в каждой из которых содержатся сведения об одной сущности автоматизируемой предметной области </w:t>
      </w:r>
      <w:r w:rsidRPr="00EC3927">
        <w:rPr>
          <w:vertAlign w:val="superscript"/>
        </w:rPr>
        <w:t>[1]</w:t>
      </w:r>
      <w:r w:rsidRPr="00EC3927">
        <w:t xml:space="preserve">. </w:t>
      </w:r>
    </w:p>
    <w:p w14:paraId="14FF1387" w14:textId="1E4C73A8" w:rsidR="007B7B64" w:rsidRDefault="007B7B64">
      <w:pPr>
        <w:pStyle w:val="23"/>
        <w:rPr>
          <w:b/>
        </w:rPr>
      </w:pPr>
      <w:ins w:id="3" w:author="Admin" w:date="2022-06-14T08:39:00Z">
        <w:r>
          <w:rPr>
            <w:b/>
          </w:rPr>
          <w:t xml:space="preserve"> Состояние здоровья человека </w:t>
        </w:r>
      </w:ins>
      <w:r w:rsidR="00126F36">
        <w:rPr>
          <w:b/>
        </w:rPr>
        <w:t xml:space="preserve">– </w:t>
      </w:r>
      <w:r w:rsidR="00126F36" w:rsidRPr="00126F36">
        <w:rPr>
          <w:bCs/>
        </w:rPr>
        <w:t>состояние функций организма на всех уровнях его организации</w:t>
      </w:r>
      <w:r w:rsidR="00126F36" w:rsidRPr="00126F36">
        <w:rPr>
          <w:bCs/>
          <w:color w:val="202122"/>
          <w:shd w:val="clear" w:color="auto" w:fill="FFFFFF"/>
        </w:rPr>
        <w:t xml:space="preserve"> в данный момент времени</w:t>
      </w:r>
    </w:p>
    <w:p w14:paraId="2418AC2F" w14:textId="3B4EF5BD" w:rsidR="00126F36" w:rsidRDefault="00126F36">
      <w:pPr>
        <w:pStyle w:val="23"/>
        <w:rPr>
          <w:ins w:id="4" w:author="Admin" w:date="2022-06-14T08:39:00Z"/>
          <w:b/>
        </w:rPr>
      </w:pPr>
      <w:r>
        <w:rPr>
          <w:b/>
        </w:rPr>
        <w:t xml:space="preserve">Здоровье - </w:t>
      </w:r>
      <w:r w:rsidRPr="00126F36">
        <w:rPr>
          <w:bCs/>
        </w:rPr>
        <w:t>д</w:t>
      </w:r>
      <w:r w:rsidRPr="00126F36">
        <w:rPr>
          <w:bCs/>
        </w:rPr>
        <w:t>инамическое равновесие организма и его функций с окружающей средой</w:t>
      </w:r>
    </w:p>
    <w:p w14:paraId="35665983" w14:textId="189CE375" w:rsidR="00F774F6" w:rsidRPr="00EC3927" w:rsidRDefault="001D7F57">
      <w:pPr>
        <w:pStyle w:val="23"/>
        <w:rPr>
          <w:b/>
        </w:rPr>
      </w:pPr>
      <w:r w:rsidRPr="00EC3927">
        <w:rPr>
          <w:b/>
        </w:rPr>
        <w:lastRenderedPageBreak/>
        <w:t>СУБД</w:t>
      </w:r>
      <w:r w:rsidRPr="00EC3927">
        <w:t xml:space="preserve"> - Система управления базами данных – совокупность программных и лингвистических средств общего или специального назначения, обеспечивающих управление созданием и использованием баз данных</w:t>
      </w:r>
      <w:r w:rsidRPr="00EC3927">
        <w:rPr>
          <w:vertAlign w:val="superscript"/>
        </w:rPr>
        <w:t>[1]</w:t>
      </w:r>
      <w:r w:rsidRPr="00EC3927">
        <w:t>.</w:t>
      </w:r>
      <w:r w:rsidRPr="00EC3927">
        <w:rPr>
          <w:b/>
        </w:rPr>
        <w:t xml:space="preserve"> </w:t>
      </w:r>
    </w:p>
    <w:p w14:paraId="3284B54E" w14:textId="58929AD0" w:rsidR="00F774F6" w:rsidRPr="00EC3927" w:rsidRDefault="001D7F57">
      <w:pPr>
        <w:pStyle w:val="23"/>
      </w:pPr>
      <w:r w:rsidRPr="00EC3927">
        <w:rPr>
          <w:b/>
        </w:rPr>
        <w:t>Сущность</w:t>
      </w:r>
      <w:r w:rsidRPr="00EC3927">
        <w:t xml:space="preserve"> – это собирательное понятие (некоторая абстракция реально существующего объекта, процесса или явления, о котором необходимо хранить информацию в системе) </w:t>
      </w:r>
    </w:p>
    <w:p w14:paraId="282C4C73" w14:textId="77777777" w:rsidR="00F774F6" w:rsidRPr="00EC3927" w:rsidRDefault="001D7F57">
      <w:pPr>
        <w:rPr>
          <w:szCs w:val="28"/>
        </w:rPr>
      </w:pPr>
      <w:r w:rsidRPr="00EC3927">
        <w:rPr>
          <w:b/>
          <w:szCs w:val="28"/>
        </w:rPr>
        <w:t>Электронный документ</w:t>
      </w:r>
      <w:r w:rsidRPr="00EC3927">
        <w:rPr>
          <w:szCs w:val="28"/>
        </w:rPr>
        <w:t xml:space="preserve"> - документ, информация которого представлена в электронной форме.</w:t>
      </w:r>
    </w:p>
    <w:p w14:paraId="467DACD2" w14:textId="771C86F9" w:rsidR="00F774F6" w:rsidRPr="00EC3927" w:rsidRDefault="001D7F57">
      <w:pPr>
        <w:rPr>
          <w:szCs w:val="28"/>
        </w:rPr>
      </w:pPr>
      <w:r w:rsidRPr="00EC3927">
        <w:rPr>
          <w:b/>
          <w:szCs w:val="28"/>
        </w:rPr>
        <w:t>Электронный документооборот</w:t>
      </w:r>
      <w:r w:rsidRPr="00EC3927">
        <w:rPr>
          <w:szCs w:val="28"/>
        </w:rPr>
        <w:t xml:space="preserve"> </w:t>
      </w:r>
      <w:r w:rsidR="00262666">
        <w:rPr>
          <w:szCs w:val="28"/>
        </w:rPr>
        <w:t>–</w:t>
      </w:r>
      <w:r w:rsidRPr="00EC3927">
        <w:rPr>
          <w:szCs w:val="28"/>
        </w:rPr>
        <w:t xml:space="preserve"> документооборот</w:t>
      </w:r>
      <w:r w:rsidR="00262666">
        <w:rPr>
          <w:szCs w:val="28"/>
        </w:rPr>
        <w:t>, осуществляемый</w:t>
      </w:r>
      <w:r w:rsidRPr="00EC3927">
        <w:rPr>
          <w:szCs w:val="28"/>
        </w:rPr>
        <w:t xml:space="preserve"> </w:t>
      </w:r>
      <w:r w:rsidR="00262666">
        <w:rPr>
          <w:szCs w:val="28"/>
        </w:rPr>
        <w:t>посредством</w:t>
      </w:r>
      <w:r w:rsidRPr="00EC3927">
        <w:rPr>
          <w:szCs w:val="28"/>
        </w:rPr>
        <w:t xml:space="preserve"> автоматизированной информационной системы (системы электронного документооборота).</w:t>
      </w:r>
    </w:p>
    <w:p w14:paraId="5E5BD458" w14:textId="77777777" w:rsidR="00F774F6" w:rsidRPr="00EC3927" w:rsidRDefault="001D7F57">
      <w:pPr>
        <w:pStyle w:val="23"/>
      </w:pPr>
      <w:r w:rsidRPr="00EC3927">
        <w:rPr>
          <w:b/>
        </w:rPr>
        <w:t>ER-модель</w:t>
      </w:r>
      <w:r w:rsidRPr="00EC3927">
        <w:t xml:space="preserve"> (англ. entity-relationshipmodel) – модель данных, позволяющая описывать концептуальные схемы предметной области. С её помощью можно выделить ключевые сущности и обозначить связи, которые могут устанавливаться между этими сущностями. </w:t>
      </w:r>
    </w:p>
    <w:p w14:paraId="03EE2EEE" w14:textId="77777777" w:rsidR="00F774F6" w:rsidRPr="00EC3927" w:rsidRDefault="001D7F57">
      <w:pPr>
        <w:pStyle w:val="23"/>
      </w:pPr>
      <w:r w:rsidRPr="00EC3927">
        <w:rPr>
          <w:b/>
          <w:lang w:val="en-US"/>
        </w:rPr>
        <w:t>UML</w:t>
      </w:r>
      <w:r w:rsidRPr="00EC3927">
        <w:t xml:space="preserve"> – унифицированный язык моделирования (</w:t>
      </w:r>
      <w:r w:rsidRPr="00EC3927">
        <w:rPr>
          <w:lang w:val="en-US"/>
        </w:rPr>
        <w:t>Unified</w:t>
      </w:r>
      <w:r w:rsidRPr="00EC3927">
        <w:t xml:space="preserve"> </w:t>
      </w:r>
      <w:r w:rsidRPr="00EC3927">
        <w:rPr>
          <w:lang w:val="en-US"/>
        </w:rPr>
        <w:t>Modeling</w:t>
      </w:r>
      <w:r w:rsidRPr="00EC3927">
        <w:t xml:space="preserve"> </w:t>
      </w:r>
      <w:r w:rsidRPr="00EC3927">
        <w:rPr>
          <w:lang w:val="en-US"/>
        </w:rPr>
        <w:t>Language</w:t>
      </w:r>
      <w:r w:rsidRPr="00EC3927">
        <w:t>).</w:t>
      </w:r>
    </w:p>
    <w:p w14:paraId="638B16B5" w14:textId="77777777" w:rsidR="00F774F6" w:rsidRPr="00EC3927" w:rsidRDefault="00F774F6">
      <w:pPr>
        <w:ind w:firstLine="0"/>
        <w:jc w:val="center"/>
        <w:rPr>
          <w:iCs/>
          <w:caps/>
          <w:szCs w:val="28"/>
        </w:rPr>
      </w:pPr>
    </w:p>
    <w:p w14:paraId="69F30B12" w14:textId="77777777" w:rsidR="00F774F6" w:rsidRPr="00EC3927" w:rsidRDefault="00F774F6">
      <w:pPr>
        <w:ind w:firstLine="0"/>
        <w:jc w:val="center"/>
        <w:rPr>
          <w:iCs/>
          <w:caps/>
          <w:szCs w:val="28"/>
        </w:rPr>
      </w:pPr>
    </w:p>
    <w:p w14:paraId="2BFCB244" w14:textId="77777777" w:rsidR="00F774F6" w:rsidRPr="00EC3927" w:rsidRDefault="00F774F6">
      <w:pPr>
        <w:ind w:firstLine="0"/>
        <w:jc w:val="center"/>
        <w:rPr>
          <w:iCs/>
          <w:caps/>
          <w:szCs w:val="28"/>
        </w:rPr>
      </w:pPr>
    </w:p>
    <w:p w14:paraId="184FB6CB" w14:textId="77777777" w:rsidR="00F774F6" w:rsidRPr="00EC3927" w:rsidRDefault="00F774F6">
      <w:pPr>
        <w:ind w:firstLine="0"/>
        <w:jc w:val="center"/>
        <w:rPr>
          <w:iCs/>
          <w:caps/>
          <w:szCs w:val="28"/>
        </w:rPr>
      </w:pPr>
    </w:p>
    <w:p w14:paraId="4524464A" w14:textId="77777777" w:rsidR="00F774F6" w:rsidRPr="00EC3927" w:rsidRDefault="00F774F6">
      <w:pPr>
        <w:ind w:firstLine="0"/>
        <w:jc w:val="center"/>
        <w:rPr>
          <w:iCs/>
          <w:caps/>
          <w:szCs w:val="28"/>
        </w:rPr>
      </w:pPr>
    </w:p>
    <w:p w14:paraId="1BA955BC" w14:textId="77777777" w:rsidR="00F774F6" w:rsidRPr="00EC3927" w:rsidRDefault="00F774F6">
      <w:pPr>
        <w:ind w:firstLine="0"/>
        <w:jc w:val="center"/>
        <w:rPr>
          <w:iCs/>
          <w:caps/>
          <w:szCs w:val="28"/>
        </w:rPr>
      </w:pPr>
    </w:p>
    <w:p w14:paraId="4A4AC066" w14:textId="77777777" w:rsidR="00F774F6" w:rsidRPr="00EC3927" w:rsidRDefault="00F774F6">
      <w:pPr>
        <w:ind w:firstLine="0"/>
        <w:jc w:val="center"/>
        <w:rPr>
          <w:iCs/>
          <w:caps/>
          <w:szCs w:val="28"/>
        </w:rPr>
      </w:pPr>
    </w:p>
    <w:p w14:paraId="30C3DE40" w14:textId="77777777" w:rsidR="00F774F6" w:rsidRPr="00EC3927" w:rsidRDefault="00F774F6">
      <w:pPr>
        <w:ind w:firstLine="0"/>
        <w:jc w:val="center"/>
        <w:rPr>
          <w:iCs/>
          <w:caps/>
          <w:szCs w:val="28"/>
        </w:rPr>
      </w:pPr>
    </w:p>
    <w:p w14:paraId="6CB685C6" w14:textId="77777777" w:rsidR="00F774F6" w:rsidRPr="00EC3927" w:rsidRDefault="00F774F6">
      <w:pPr>
        <w:ind w:firstLine="0"/>
        <w:rPr>
          <w:iCs/>
          <w:caps/>
          <w:szCs w:val="28"/>
        </w:rPr>
      </w:pPr>
    </w:p>
    <w:p w14:paraId="3136FACF" w14:textId="77777777" w:rsidR="00F774F6" w:rsidRPr="00EC3927" w:rsidRDefault="001D7F57">
      <w:pPr>
        <w:pStyle w:val="1"/>
        <w:numPr>
          <w:ilvl w:val="255"/>
          <w:numId w:val="0"/>
        </w:numPr>
      </w:pPr>
      <w:bookmarkStart w:id="5" w:name="_Toc101024031"/>
      <w:bookmarkStart w:id="6" w:name="_Toc105799956"/>
      <w:r w:rsidRPr="00EC3927">
        <w:t>ВВЕДЕНИЕ</w:t>
      </w:r>
      <w:bookmarkEnd w:id="0"/>
      <w:bookmarkEnd w:id="5"/>
      <w:bookmarkEnd w:id="6"/>
    </w:p>
    <w:p w14:paraId="2540B709" w14:textId="77777777" w:rsidR="00F774F6" w:rsidRPr="00EC3927" w:rsidRDefault="001D7F57">
      <w:r w:rsidRPr="00EC3927">
        <w:t xml:space="preserve">Люди всегда стремились улучшать качество своей жизни, что напрямую связано с состоянием здоровья. Без дополнительных гаджетов достижение этой </w:t>
      </w:r>
      <w:r w:rsidRPr="00EC3927">
        <w:lastRenderedPageBreak/>
        <w:t>цели становится намного труднее, но задачу получения и хранения жизненных показателей упрощают фитнес-трекеры.</w:t>
      </w:r>
    </w:p>
    <w:p w14:paraId="3EBA93F6" w14:textId="77777777" w:rsidR="00F774F6" w:rsidRPr="00EC3927" w:rsidRDefault="001D7F57">
      <w:pPr>
        <w:ind w:firstLine="720"/>
        <w:rPr>
          <w:szCs w:val="28"/>
        </w:rPr>
      </w:pPr>
      <w:r w:rsidRPr="00EC3927">
        <w:rPr>
          <w:szCs w:val="28"/>
        </w:rPr>
        <w:t xml:space="preserve">Фитнес-трекеры позволяют человеку непрерывно отслеживать состояние своего здоровья. Для хранения полученной информации о жизненных показателях и быстрого к ней доступа используются базы данных. </w:t>
      </w:r>
    </w:p>
    <w:p w14:paraId="16CB06FB" w14:textId="77777777" w:rsidR="00F774F6" w:rsidRPr="00EC3927" w:rsidRDefault="001D7F57">
      <w:pPr>
        <w:ind w:firstLine="720"/>
        <w:rPr>
          <w:szCs w:val="28"/>
        </w:rPr>
      </w:pPr>
      <w:r w:rsidRPr="00EC3927">
        <w:rPr>
          <w:szCs w:val="28"/>
        </w:rPr>
        <w:t>Пользователь должен иметь возможность работать со своим устройством как напрямую, получая данные непосредственно на дисплее трекера, так и через стороннее приложение, которое будет предоставлять более расширенные данные, вычисление качества, например, сна и активности пользователя и его здоровья в целом. Процесс этого вычисления и вывода графиков для наглядности должен быть автоматизирован. Соответственно, трекер должен уметь работать с базой данных, обеспечивать сбор и накопление в ней данных о здоровье человека и, в последующем, получать и интерпретировать от нее  прогнозы и рекомендации.</w:t>
      </w:r>
    </w:p>
    <w:p w14:paraId="05D79105" w14:textId="77777777" w:rsidR="00F774F6" w:rsidRPr="00EC3927" w:rsidRDefault="001D7F57">
      <w:pPr>
        <w:ind w:firstLine="720"/>
        <w:jc w:val="left"/>
        <w:rPr>
          <w:szCs w:val="28"/>
        </w:rPr>
      </w:pPr>
      <w:r w:rsidRPr="00EC3927">
        <w:rPr>
          <w:szCs w:val="28"/>
        </w:rPr>
        <w:t>Перед нами стоит задача разработки такой базы данных. Ее верное решение позволит получить следующие преимущества перед имеющимися аналогами:</w:t>
      </w:r>
      <w:r w:rsidRPr="00EC3927">
        <w:rPr>
          <w:szCs w:val="28"/>
        </w:rPr>
        <w:br/>
      </w:r>
      <w:r w:rsidRPr="00EC3927">
        <w:rPr>
          <w:szCs w:val="28"/>
        </w:rPr>
        <w:tab/>
        <w:t>1. Ускорение доступа трекера и связанного с ним приложения к базе данных. Это приведет к более быстрому обновлению информации.</w:t>
      </w:r>
    </w:p>
    <w:p w14:paraId="39E32B62" w14:textId="6C7E95CB" w:rsidR="00F774F6" w:rsidRPr="00EC3927" w:rsidRDefault="001D7F57">
      <w:pPr>
        <w:ind w:firstLine="720"/>
        <w:rPr>
          <w:szCs w:val="28"/>
        </w:rPr>
      </w:pPr>
      <w:r w:rsidRPr="00EC3927">
        <w:rPr>
          <w:szCs w:val="28"/>
        </w:rPr>
        <w:t xml:space="preserve">2. </w:t>
      </w:r>
      <w:r w:rsidR="00262666">
        <w:rPr>
          <w:szCs w:val="28"/>
        </w:rPr>
        <w:t xml:space="preserve"> Рационально организованное </w:t>
      </w:r>
      <w:r w:rsidRPr="00EC3927">
        <w:rPr>
          <w:szCs w:val="28"/>
        </w:rPr>
        <w:t>хранение данных позволит увеличить их количество, что упростит наблюдение за состоянием человека в течение длительного промежутка времени.</w:t>
      </w:r>
    </w:p>
    <w:p w14:paraId="5B041BC7" w14:textId="77777777" w:rsidR="00F774F6" w:rsidRPr="00EC3927" w:rsidRDefault="001D7F57">
      <w:pPr>
        <w:ind w:firstLine="720"/>
        <w:rPr>
          <w:szCs w:val="28"/>
        </w:rPr>
      </w:pPr>
      <w:r w:rsidRPr="00EC3927">
        <w:rPr>
          <w:szCs w:val="28"/>
        </w:rPr>
        <w:t>3. Создание верной базы данных позволит улучшить качество имеющихся приложений для учета состояния здоровья.</w:t>
      </w:r>
      <w:bookmarkStart w:id="7" w:name="_Toc517117934"/>
    </w:p>
    <w:p w14:paraId="47AA7E94" w14:textId="77777777" w:rsidR="00F774F6" w:rsidRPr="00EC3927" w:rsidRDefault="001D7F57">
      <w:pPr>
        <w:ind w:firstLine="720"/>
        <w:rPr>
          <w:szCs w:val="28"/>
        </w:rPr>
      </w:pPr>
      <w:r w:rsidRPr="00EC3927">
        <w:rPr>
          <w:szCs w:val="28"/>
        </w:rPr>
        <w:t xml:space="preserve">Но главным преимуществом является само внедрение в жизнь человек фитнес-трекера с подключаемой к нему  базой данных, что упростит и сделает удобнее отслеживание жизненных показателей и избавит от лишних действий в виде, например, ручного измерения пульса и записи результата в физический блокнот. </w:t>
      </w:r>
    </w:p>
    <w:p w14:paraId="72C6D312" w14:textId="77777777" w:rsidR="00F774F6" w:rsidRPr="00EC3927" w:rsidRDefault="00F774F6">
      <w:pPr>
        <w:ind w:firstLine="720"/>
        <w:jc w:val="center"/>
        <w:rPr>
          <w:szCs w:val="28"/>
        </w:rPr>
      </w:pPr>
    </w:p>
    <w:p w14:paraId="509C5B8A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19709CAB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1037164E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2C5F5B12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613585DF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5D5DAF06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6E107269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0802224E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54EABD10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4C63E787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2FB60248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74824EA2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460F8BD2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5D73D194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3F3BEFE2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796E9820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22CEFA77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796B5E00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27021DBD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173B9954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6475F1CC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1BCA077D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308DFADC" w14:textId="77777777" w:rsidR="00F774F6" w:rsidRPr="00EC3927" w:rsidRDefault="00F774F6">
      <w:pPr>
        <w:ind w:firstLine="720"/>
        <w:jc w:val="left"/>
        <w:rPr>
          <w:szCs w:val="28"/>
        </w:rPr>
      </w:pPr>
    </w:p>
    <w:p w14:paraId="51DDA974" w14:textId="77777777" w:rsidR="00F774F6" w:rsidRPr="00EC3927" w:rsidRDefault="001D7F57">
      <w:pPr>
        <w:pStyle w:val="1"/>
      </w:pPr>
      <w:bookmarkStart w:id="8" w:name="_Toc101024032"/>
      <w:bookmarkStart w:id="9" w:name="_Toc101022053"/>
      <w:bookmarkStart w:id="10" w:name="_Toc105799957"/>
      <w:r w:rsidRPr="00EC3927">
        <w:t>Описание предметной области</w:t>
      </w:r>
      <w:bookmarkEnd w:id="8"/>
      <w:bookmarkEnd w:id="9"/>
      <w:bookmarkEnd w:id="10"/>
    </w:p>
    <w:p w14:paraId="3FBAB7AF" w14:textId="12170339" w:rsidR="00F774F6" w:rsidRPr="00EC3927" w:rsidRDefault="001D7F57">
      <w:pPr>
        <w:pStyle w:val="20"/>
        <w:jc w:val="center"/>
      </w:pPr>
      <w:bookmarkStart w:id="11" w:name="_Toc101024033"/>
      <w:bookmarkStart w:id="12" w:name="_Toc105799958"/>
      <w:r w:rsidRPr="00EC3927">
        <w:t>Отслеживание жизненных показателей</w:t>
      </w:r>
      <w:ins w:id="13" w:author="Admin" w:date="2022-06-14T08:40:00Z">
        <w:r w:rsidR="007B7B64">
          <w:t xml:space="preserve"> </w:t>
        </w:r>
      </w:ins>
      <w:ins w:id="14" w:author="Admin" w:date="2022-06-14T08:41:00Z">
        <w:r w:rsidR="007B7B64">
          <w:t>жителями</w:t>
        </w:r>
      </w:ins>
      <w:ins w:id="15" w:author="Admin" w:date="2022-06-14T08:40:00Z">
        <w:r w:rsidR="007B7B64">
          <w:t xml:space="preserve"> города </w:t>
        </w:r>
      </w:ins>
      <w:r w:rsidRPr="00EC3927">
        <w:t xml:space="preserve"> без</w:t>
      </w:r>
      <w:ins w:id="16" w:author="Admin" w:date="2022-06-14T08:41:00Z">
        <w:r w:rsidR="007B7B64">
          <w:t xml:space="preserve"> применения</w:t>
        </w:r>
      </w:ins>
      <w:r w:rsidRPr="00EC3927">
        <w:t xml:space="preserve"> фитнес-трекера</w:t>
      </w:r>
      <w:bookmarkStart w:id="17" w:name="_Toc101022055"/>
      <w:bookmarkEnd w:id="7"/>
      <w:bookmarkEnd w:id="11"/>
      <w:bookmarkEnd w:id="12"/>
      <w:ins w:id="18" w:author="Admin" w:date="2022-06-14T08:40:00Z">
        <w:r w:rsidR="007B7B64">
          <w:t xml:space="preserve"> </w:t>
        </w:r>
      </w:ins>
    </w:p>
    <w:p w14:paraId="792587AB" w14:textId="77777777" w:rsidR="00F774F6" w:rsidRPr="00EC3927" w:rsidRDefault="001D7F57">
      <w:r w:rsidRPr="00EC3927">
        <w:t>Имеется человек, заинтересованный в отслеживании своего здоровья.</w:t>
      </w:r>
      <w:r w:rsidRPr="00EC3927">
        <w:br/>
        <w:t>Без фитнес-трекера он вынужден совершать множество действий: вручную измерять свой пульс с использованием таймера, с помощью отдельного устройства подсчитывать количество шагов за день, например, и решать вопрос о хранении и интерпретации полученных результатов.</w:t>
      </w:r>
    </w:p>
    <w:p w14:paraId="2FD295D2" w14:textId="77777777" w:rsidR="00F774F6" w:rsidRPr="00EC3927" w:rsidRDefault="001D7F57">
      <w:pPr>
        <w:pStyle w:val="20"/>
        <w:jc w:val="center"/>
      </w:pPr>
      <w:bookmarkStart w:id="19" w:name="_Toc101024034"/>
      <w:bookmarkStart w:id="20" w:name="_Toc105799959"/>
      <w:r w:rsidRPr="00EC3927">
        <w:lastRenderedPageBreak/>
        <w:t>Процессы предметной области</w:t>
      </w:r>
      <w:bookmarkEnd w:id="17"/>
      <w:bookmarkEnd w:id="19"/>
      <w:bookmarkEnd w:id="20"/>
    </w:p>
    <w:p w14:paraId="3CCA65F1" w14:textId="77777777" w:rsidR="00F774F6" w:rsidRPr="00EC3927" w:rsidRDefault="001D7F57">
      <w:pPr>
        <w:rPr>
          <w:szCs w:val="28"/>
        </w:rPr>
      </w:pPr>
      <w:r w:rsidRPr="00EC3927">
        <w:t xml:space="preserve">Основным процессом ПрО является </w:t>
      </w:r>
      <w:r w:rsidRPr="00EC3927">
        <w:rPr>
          <w:szCs w:val="28"/>
        </w:rPr>
        <w:t xml:space="preserve">отслеживание состояния здоровья человека. Это происходит на основе измеренных в течение некоторого времени данных. </w:t>
      </w:r>
    </w:p>
    <w:p w14:paraId="3BB5A16C" w14:textId="77777777" w:rsidR="00F774F6" w:rsidRPr="00EC3927" w:rsidRDefault="001D7F57">
      <w:pPr>
        <w:rPr>
          <w:szCs w:val="28"/>
        </w:rPr>
      </w:pPr>
      <w:r w:rsidRPr="00EC3927">
        <w:rPr>
          <w:szCs w:val="28"/>
        </w:rPr>
        <w:t xml:space="preserve">Предполагается, что получение и запись необходимой информации происходит хотя бы раз в некоторое количество дней. </w:t>
      </w:r>
    </w:p>
    <w:p w14:paraId="41FE8207" w14:textId="77777777" w:rsidR="00F774F6" w:rsidRPr="00EC3927" w:rsidRDefault="001D7F57">
      <w:pPr>
        <w:rPr>
          <w:szCs w:val="28"/>
        </w:rPr>
      </w:pPr>
      <w:r w:rsidRPr="00EC3927">
        <w:rPr>
          <w:szCs w:val="28"/>
        </w:rPr>
        <w:t>Основным действующим лицом является сам человек, который самостоятельно измеряет следующие показатели с помощью далее упомянутых устройств:</w:t>
      </w:r>
    </w:p>
    <w:p w14:paraId="5BCF1F8E" w14:textId="77777777" w:rsidR="00F774F6" w:rsidRPr="00EC3927" w:rsidRDefault="001D7F57">
      <w:pPr>
        <w:numPr>
          <w:ilvl w:val="0"/>
          <w:numId w:val="2"/>
        </w:numPr>
        <w:rPr>
          <w:szCs w:val="28"/>
        </w:rPr>
      </w:pPr>
      <w:r w:rsidRPr="00EC3927">
        <w:rPr>
          <w:szCs w:val="28"/>
        </w:rPr>
        <w:t>Вес, с помощью весов</w:t>
      </w:r>
    </w:p>
    <w:p w14:paraId="33FA82B2" w14:textId="77777777" w:rsidR="00F774F6" w:rsidRPr="00EC3927" w:rsidRDefault="001D7F57">
      <w:pPr>
        <w:numPr>
          <w:ilvl w:val="0"/>
          <w:numId w:val="2"/>
        </w:numPr>
        <w:rPr>
          <w:szCs w:val="28"/>
        </w:rPr>
      </w:pPr>
      <w:r w:rsidRPr="00EC3927">
        <w:rPr>
          <w:szCs w:val="28"/>
        </w:rPr>
        <w:t>Пульс, замер производится вручную, время засекается таймером на смартфоне</w:t>
      </w:r>
    </w:p>
    <w:p w14:paraId="2C74C706" w14:textId="77777777" w:rsidR="00F774F6" w:rsidRPr="00EC3927" w:rsidRDefault="001D7F57">
      <w:pPr>
        <w:numPr>
          <w:ilvl w:val="0"/>
          <w:numId w:val="2"/>
        </w:numPr>
        <w:rPr>
          <w:szCs w:val="28"/>
        </w:rPr>
      </w:pPr>
      <w:r w:rsidRPr="00EC3927">
        <w:rPr>
          <w:szCs w:val="28"/>
        </w:rPr>
        <w:t>Давление, измеряется с помощью домашнего тонометра.</w:t>
      </w:r>
    </w:p>
    <w:p w14:paraId="1703FB49" w14:textId="77777777" w:rsidR="00F774F6" w:rsidRPr="00EC3927" w:rsidRDefault="001D7F57">
      <w:pPr>
        <w:numPr>
          <w:ilvl w:val="0"/>
          <w:numId w:val="2"/>
        </w:numPr>
        <w:rPr>
          <w:szCs w:val="28"/>
        </w:rPr>
      </w:pPr>
      <w:r w:rsidRPr="00EC3927">
        <w:rPr>
          <w:szCs w:val="28"/>
        </w:rPr>
        <w:t>Также в список показателей входит возраст и пол, которые человек знает изначально.</w:t>
      </w:r>
    </w:p>
    <w:p w14:paraId="0ECBEBA6" w14:textId="77777777" w:rsidR="00F774F6" w:rsidRPr="00EC3927" w:rsidRDefault="001D7F57">
      <w:pPr>
        <w:numPr>
          <w:ilvl w:val="0"/>
          <w:numId w:val="2"/>
        </w:numPr>
        <w:rPr>
          <w:szCs w:val="28"/>
        </w:rPr>
      </w:pPr>
      <w:r w:rsidRPr="00EC3927">
        <w:rPr>
          <w:szCs w:val="28"/>
        </w:rPr>
        <w:t>Количество шагов с помощью портативного шагомера или смартфона со встроенным шагомером.</w:t>
      </w:r>
    </w:p>
    <w:p w14:paraId="401C07C3" w14:textId="77777777" w:rsidR="00F774F6" w:rsidRPr="00EC3927" w:rsidRDefault="001D7F57">
      <w:pPr>
        <w:ind w:firstLine="700"/>
        <w:rPr>
          <w:szCs w:val="28"/>
        </w:rPr>
      </w:pPr>
      <w:r w:rsidRPr="00EC3927">
        <w:rPr>
          <w:szCs w:val="28"/>
        </w:rPr>
        <w:t>За получение данных также отвечают врачи поликлиники, на прием к которым человек ходит регулярно, в том числе в рамках ежегодной диспансеризации.</w:t>
      </w:r>
    </w:p>
    <w:p w14:paraId="0E62901F" w14:textId="372C5B68" w:rsidR="00F774F6" w:rsidRPr="00EC3927" w:rsidRDefault="001D7F57">
      <w:pPr>
        <w:ind w:firstLine="0"/>
        <w:rPr>
          <w:szCs w:val="28"/>
        </w:rPr>
      </w:pPr>
      <w:r w:rsidRPr="00EC3927">
        <w:rPr>
          <w:szCs w:val="28"/>
        </w:rPr>
        <w:t xml:space="preserve">Также медицинский персонал отвечает за </w:t>
      </w:r>
      <w:r w:rsidR="00262666">
        <w:rPr>
          <w:szCs w:val="28"/>
        </w:rPr>
        <w:t xml:space="preserve"> профессиональную </w:t>
      </w:r>
      <w:r w:rsidRPr="00EC3927">
        <w:rPr>
          <w:szCs w:val="28"/>
        </w:rPr>
        <w:t xml:space="preserve"> интерпретацию результатов измерений, так как рядовой гражданин может не обладать достаточными знаниями для этого. </w:t>
      </w:r>
      <w:r w:rsidRPr="00EC3927">
        <w:rPr>
          <w:szCs w:val="28"/>
        </w:rPr>
        <w:br/>
        <w:t>Данные, которые получает мед</w:t>
      </w:r>
      <w:r w:rsidR="00262666">
        <w:rPr>
          <w:szCs w:val="28"/>
        </w:rPr>
        <w:t xml:space="preserve">ицинский </w:t>
      </w:r>
      <w:r w:rsidRPr="00EC3927">
        <w:rPr>
          <w:szCs w:val="28"/>
        </w:rPr>
        <w:t>персонал:</w:t>
      </w:r>
    </w:p>
    <w:p w14:paraId="72BF8B4C" w14:textId="77777777" w:rsidR="00F774F6" w:rsidRPr="00EC3927" w:rsidRDefault="001D7F57">
      <w:pPr>
        <w:numPr>
          <w:ilvl w:val="0"/>
          <w:numId w:val="3"/>
        </w:numPr>
        <w:ind w:left="420" w:firstLine="0"/>
        <w:jc w:val="left"/>
        <w:rPr>
          <w:szCs w:val="28"/>
        </w:rPr>
      </w:pPr>
      <w:r w:rsidRPr="00EC3927">
        <w:rPr>
          <w:rStyle w:val="af0"/>
          <w:sz w:val="28"/>
          <w:szCs w:val="28"/>
        </w:rPr>
        <w:t>Рост, измеряемый с помощью стандартного ростомера</w:t>
      </w:r>
    </w:p>
    <w:p w14:paraId="394FC5F8" w14:textId="77777777" w:rsidR="00F774F6" w:rsidRPr="00EC3927" w:rsidRDefault="001D7F57">
      <w:pPr>
        <w:numPr>
          <w:ilvl w:val="0"/>
          <w:numId w:val="3"/>
        </w:numPr>
        <w:ind w:left="420" w:firstLine="0"/>
        <w:jc w:val="left"/>
        <w:rPr>
          <w:szCs w:val="28"/>
        </w:rPr>
      </w:pPr>
      <w:r w:rsidRPr="00EC3927">
        <w:rPr>
          <w:rStyle w:val="af0"/>
          <w:sz w:val="28"/>
          <w:szCs w:val="28"/>
        </w:rPr>
        <w:t>Пульс и уровень кислорода в крови, получаемый с помощью пульскоксиметра</w:t>
      </w:r>
    </w:p>
    <w:p w14:paraId="446A801A" w14:textId="77777777" w:rsidR="00F774F6" w:rsidRPr="00EC3927" w:rsidRDefault="001D7F57">
      <w:pPr>
        <w:numPr>
          <w:ilvl w:val="0"/>
          <w:numId w:val="3"/>
        </w:numPr>
        <w:ind w:left="420" w:firstLine="0"/>
        <w:jc w:val="left"/>
        <w:rPr>
          <w:szCs w:val="28"/>
        </w:rPr>
      </w:pPr>
      <w:r w:rsidRPr="00EC3927">
        <w:rPr>
          <w:rStyle w:val="af0"/>
          <w:sz w:val="28"/>
          <w:szCs w:val="28"/>
        </w:rPr>
        <w:t>Уровень стресса, вычисляется на основе полученных ранее данных.</w:t>
      </w:r>
    </w:p>
    <w:p w14:paraId="44C14A73" w14:textId="77777777" w:rsidR="00F774F6" w:rsidRPr="00EC3927" w:rsidRDefault="001D7F57">
      <w:pPr>
        <w:numPr>
          <w:ilvl w:val="0"/>
          <w:numId w:val="3"/>
        </w:numPr>
        <w:ind w:left="420" w:firstLine="0"/>
        <w:jc w:val="left"/>
        <w:rPr>
          <w:szCs w:val="28"/>
        </w:rPr>
      </w:pPr>
      <w:r w:rsidRPr="00EC3927">
        <w:rPr>
          <w:rStyle w:val="af0"/>
          <w:sz w:val="28"/>
          <w:szCs w:val="28"/>
        </w:rPr>
        <w:t>Давление, выявляется с помощью тонометра.</w:t>
      </w:r>
    </w:p>
    <w:p w14:paraId="4651F1EC" w14:textId="3BBB7242" w:rsidR="00F774F6" w:rsidRPr="00EC3927" w:rsidRDefault="001D7F57">
      <w:pPr>
        <w:numPr>
          <w:ilvl w:val="255"/>
          <w:numId w:val="0"/>
        </w:numPr>
        <w:jc w:val="left"/>
        <w:rPr>
          <w:szCs w:val="28"/>
        </w:rPr>
      </w:pPr>
      <w:r w:rsidRPr="00EC3927">
        <w:rPr>
          <w:rStyle w:val="af0"/>
          <w:sz w:val="28"/>
          <w:szCs w:val="28"/>
        </w:rPr>
        <w:t xml:space="preserve">Человек хранит полученные данные в личном бумажном блокноте или составляет электронный текстовый документ для большего удобства, а </w:t>
      </w:r>
      <w:r w:rsidRPr="00EC3927">
        <w:rPr>
          <w:rStyle w:val="af0"/>
          <w:sz w:val="28"/>
          <w:szCs w:val="28"/>
        </w:rPr>
        <w:lastRenderedPageBreak/>
        <w:t>мед</w:t>
      </w:r>
      <w:r w:rsidR="00262666">
        <w:rPr>
          <w:rStyle w:val="af0"/>
          <w:sz w:val="28"/>
          <w:szCs w:val="28"/>
        </w:rPr>
        <w:t>ицинский</w:t>
      </w:r>
      <w:r w:rsidRPr="00EC3927">
        <w:rPr>
          <w:rStyle w:val="af0"/>
          <w:sz w:val="28"/>
          <w:szCs w:val="28"/>
        </w:rPr>
        <w:t>.персонал оставляет записи в медицинской карте,</w:t>
      </w:r>
      <w:r w:rsidR="00262666">
        <w:rPr>
          <w:rStyle w:val="af0"/>
          <w:sz w:val="28"/>
          <w:szCs w:val="28"/>
        </w:rPr>
        <w:t xml:space="preserve"> на </w:t>
      </w:r>
      <w:r w:rsidRPr="00EC3927">
        <w:rPr>
          <w:rStyle w:val="af0"/>
          <w:sz w:val="28"/>
          <w:szCs w:val="28"/>
        </w:rPr>
        <w:t xml:space="preserve"> бумажн</w:t>
      </w:r>
      <w:r w:rsidR="00262666">
        <w:rPr>
          <w:rStyle w:val="af0"/>
          <w:sz w:val="28"/>
          <w:szCs w:val="28"/>
        </w:rPr>
        <w:t>ых носителях</w:t>
      </w:r>
      <w:r w:rsidRPr="00EC3927">
        <w:rPr>
          <w:rStyle w:val="af0"/>
          <w:sz w:val="28"/>
          <w:szCs w:val="28"/>
        </w:rPr>
        <w:t xml:space="preserve"> и</w:t>
      </w:r>
      <w:r w:rsidR="00262666">
        <w:rPr>
          <w:rStyle w:val="af0"/>
          <w:sz w:val="28"/>
          <w:szCs w:val="28"/>
        </w:rPr>
        <w:t>ли</w:t>
      </w:r>
      <w:r w:rsidRPr="00EC3927">
        <w:rPr>
          <w:rStyle w:val="af0"/>
          <w:sz w:val="28"/>
          <w:szCs w:val="28"/>
        </w:rPr>
        <w:t xml:space="preserve"> электронной</w:t>
      </w:r>
      <w:r w:rsidR="00262666">
        <w:rPr>
          <w:rStyle w:val="af0"/>
          <w:sz w:val="28"/>
          <w:szCs w:val="28"/>
        </w:rPr>
        <w:t xml:space="preserve"> среде</w:t>
      </w:r>
      <w:r w:rsidRPr="00EC3927">
        <w:rPr>
          <w:rStyle w:val="af0"/>
          <w:sz w:val="28"/>
          <w:szCs w:val="28"/>
        </w:rPr>
        <w:t>.</w:t>
      </w:r>
    </w:p>
    <w:p w14:paraId="50BAC3E6" w14:textId="161D5897" w:rsidR="00F774F6" w:rsidRPr="00EC3927" w:rsidRDefault="001D7F57">
      <w:r w:rsidRPr="00EC3927">
        <w:t xml:space="preserve">В таблице 1 представлена </w:t>
      </w:r>
      <w:ins w:id="21" w:author="Admin" w:date="2022-06-14T08:42:00Z">
        <w:r w:rsidR="007B7B64">
          <w:t xml:space="preserve">поаспектная </w:t>
        </w:r>
      </w:ins>
      <w:r w:rsidRPr="00EC3927">
        <w:t>группировка основных знаний предметной области.</w:t>
      </w:r>
    </w:p>
    <w:p w14:paraId="27FA2E3D" w14:textId="77777777" w:rsidR="00F774F6" w:rsidRPr="00EC3927" w:rsidRDefault="001D7F57">
      <w:pPr>
        <w:pStyle w:val="a5"/>
        <w:spacing w:after="120"/>
        <w:ind w:firstLine="0"/>
        <w:rPr>
          <w:b w:val="0"/>
          <w:szCs w:val="28"/>
        </w:rPr>
      </w:pPr>
      <w:r w:rsidRPr="00EC3927">
        <w:rPr>
          <w:b w:val="0"/>
          <w:szCs w:val="28"/>
        </w:rPr>
        <w:t xml:space="preserve">Таблица </w:t>
      </w:r>
      <w:r w:rsidRPr="00EC3927">
        <w:rPr>
          <w:b w:val="0"/>
          <w:szCs w:val="28"/>
        </w:rPr>
        <w:fldChar w:fldCharType="begin"/>
      </w:r>
      <w:r w:rsidRPr="00EC3927">
        <w:rPr>
          <w:b w:val="0"/>
          <w:szCs w:val="28"/>
        </w:rPr>
        <w:instrText xml:space="preserve"> SEQ Таблица \* ARABIC </w:instrText>
      </w:r>
      <w:r w:rsidRPr="00EC3927">
        <w:rPr>
          <w:b w:val="0"/>
          <w:szCs w:val="28"/>
        </w:rPr>
        <w:fldChar w:fldCharType="separate"/>
      </w:r>
      <w:r w:rsidRPr="00EC3927">
        <w:rPr>
          <w:b w:val="0"/>
          <w:szCs w:val="28"/>
        </w:rPr>
        <w:t>1</w:t>
      </w:r>
      <w:r w:rsidRPr="00EC3927">
        <w:rPr>
          <w:b w:val="0"/>
          <w:szCs w:val="28"/>
        </w:rPr>
        <w:fldChar w:fldCharType="end"/>
      </w:r>
      <w:r w:rsidRPr="00EC3927">
        <w:rPr>
          <w:b w:val="0"/>
          <w:szCs w:val="28"/>
        </w:rPr>
        <w:t xml:space="preserve"> </w:t>
      </w:r>
      <w:r w:rsidRPr="00EC3927">
        <w:rPr>
          <w:szCs w:val="28"/>
        </w:rPr>
        <w:t xml:space="preserve"> – </w:t>
      </w:r>
      <w:r w:rsidRPr="00EC3927">
        <w:rPr>
          <w:b w:val="0"/>
          <w:szCs w:val="28"/>
        </w:rPr>
        <w:t xml:space="preserve"> Основные знания о предметной области</w:t>
      </w:r>
    </w:p>
    <w:tbl>
      <w:tblPr>
        <w:tblW w:w="923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837"/>
      </w:tblGrid>
      <w:tr w:rsidR="009C0318" w:rsidRPr="00EC3927" w14:paraId="161E5D64" w14:textId="77777777">
        <w:tc>
          <w:tcPr>
            <w:tcW w:w="2400" w:type="dxa"/>
            <w:shd w:val="clear" w:color="auto" w:fill="auto"/>
          </w:tcPr>
          <w:p w14:paraId="43CCB247" w14:textId="77777777" w:rsidR="00F774F6" w:rsidRPr="00EC3927" w:rsidRDefault="001D7F57">
            <w:pPr>
              <w:widowControl w:val="0"/>
              <w:spacing w:line="240" w:lineRule="atLeast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Наименование аспекта</w:t>
            </w:r>
          </w:p>
        </w:tc>
        <w:tc>
          <w:tcPr>
            <w:tcW w:w="6837" w:type="dxa"/>
            <w:shd w:val="clear" w:color="auto" w:fill="auto"/>
          </w:tcPr>
          <w:p w14:paraId="1EE018A6" w14:textId="77777777" w:rsidR="00F774F6" w:rsidRPr="00EC3927" w:rsidRDefault="001D7F57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Содержание аспекта</w:t>
            </w:r>
          </w:p>
        </w:tc>
      </w:tr>
      <w:tr w:rsidR="009C0318" w:rsidRPr="00EC3927" w14:paraId="2D3384D2" w14:textId="77777777">
        <w:tc>
          <w:tcPr>
            <w:tcW w:w="2400" w:type="dxa"/>
            <w:shd w:val="clear" w:color="auto" w:fill="auto"/>
          </w:tcPr>
          <w:p w14:paraId="25F18AF0" w14:textId="77777777" w:rsidR="00F774F6" w:rsidRPr="00EC3927" w:rsidRDefault="001D7F57">
            <w:pPr>
              <w:widowControl w:val="0"/>
              <w:spacing w:line="240" w:lineRule="atLeast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  <w:lang w:val="en-US"/>
              </w:rPr>
              <w:t>Данные</w:t>
            </w:r>
          </w:p>
        </w:tc>
        <w:tc>
          <w:tcPr>
            <w:tcW w:w="6837" w:type="dxa"/>
            <w:shd w:val="clear" w:color="auto" w:fill="auto"/>
          </w:tcPr>
          <w:p w14:paraId="3E6BE936" w14:textId="77777777" w:rsidR="00F774F6" w:rsidRPr="00EC3927" w:rsidRDefault="001D7F57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Рост</w:t>
            </w:r>
          </w:p>
          <w:p w14:paraId="4CDE9628" w14:textId="77777777" w:rsidR="00F774F6" w:rsidRPr="00EC3927" w:rsidRDefault="001D7F57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Вес</w:t>
            </w:r>
          </w:p>
          <w:p w14:paraId="123358B2" w14:textId="77777777" w:rsidR="00F774F6" w:rsidRPr="00EC3927" w:rsidRDefault="001D7F57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Пол</w:t>
            </w:r>
          </w:p>
          <w:p w14:paraId="56DE682C" w14:textId="77777777" w:rsidR="00F774F6" w:rsidRPr="00EC3927" w:rsidRDefault="001D7F57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Возраст</w:t>
            </w:r>
          </w:p>
          <w:p w14:paraId="2D4F5313" w14:textId="77777777" w:rsidR="00F774F6" w:rsidRPr="00EC3927" w:rsidRDefault="001D7F57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Пульс</w:t>
            </w:r>
          </w:p>
          <w:p w14:paraId="5732D9BE" w14:textId="77777777" w:rsidR="00F774F6" w:rsidRPr="00EC3927" w:rsidRDefault="001D7F57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Уровень кислорода в крови</w:t>
            </w:r>
          </w:p>
          <w:p w14:paraId="54D81FB2" w14:textId="77777777" w:rsidR="00F774F6" w:rsidRPr="00EC3927" w:rsidRDefault="001D7F57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Уровень стресса</w:t>
            </w:r>
          </w:p>
          <w:p w14:paraId="0244C90F" w14:textId="77777777" w:rsidR="00F774F6" w:rsidRPr="00EC3927" w:rsidRDefault="001D7F57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Давление</w:t>
            </w:r>
          </w:p>
          <w:p w14:paraId="47A08FB5" w14:textId="3E0F1E5B" w:rsidR="00F774F6" w:rsidRDefault="001D7F57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Количество шагов</w:t>
            </w:r>
            <w:r w:rsidR="00262666">
              <w:rPr>
                <w:rFonts w:eastAsia="Calibri"/>
                <w:szCs w:val="28"/>
              </w:rPr>
              <w:t xml:space="preserve"> за период </w:t>
            </w:r>
            <w:r w:rsidR="00427D90">
              <w:rPr>
                <w:rFonts w:eastAsia="Calibri"/>
                <w:szCs w:val="28"/>
              </w:rPr>
              <w:t>в</w:t>
            </w:r>
            <w:commentRangeStart w:id="22"/>
            <w:r w:rsidR="00262666">
              <w:rPr>
                <w:rFonts w:eastAsia="Calibri"/>
                <w:szCs w:val="28"/>
              </w:rPr>
              <w:t>ремени</w:t>
            </w:r>
            <w:commentRangeEnd w:id="22"/>
            <w:r w:rsidR="009E5313">
              <w:rPr>
                <w:rStyle w:val="af0"/>
                <w:lang w:val="en-US"/>
              </w:rPr>
              <w:commentReference w:id="22"/>
            </w:r>
          </w:p>
          <w:p w14:paraId="5FCF2E8D" w14:textId="77777777" w:rsidR="00262666" w:rsidRDefault="00262666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Результаты мониторинга сердечной мышцы</w:t>
            </w:r>
          </w:p>
          <w:p w14:paraId="3000F628" w14:textId="77777777" w:rsidR="00836DBC" w:rsidRDefault="00262666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Результаты анализа крови = уровень холестерина (разных типов)</w:t>
            </w:r>
          </w:p>
          <w:p w14:paraId="43A0E544" w14:textId="6A8747FF" w:rsidR="00262666" w:rsidRDefault="00836DBC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К</w:t>
            </w:r>
            <w:r w:rsidR="00262666">
              <w:rPr>
                <w:rFonts w:eastAsia="Calibri"/>
                <w:szCs w:val="28"/>
              </w:rPr>
              <w:t xml:space="preserve">оличество различных кровяных тел </w:t>
            </w:r>
          </w:p>
          <w:p w14:paraId="0370F01E" w14:textId="630520A1" w:rsidR="00262666" w:rsidRDefault="00262666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Результаты флю</w:t>
            </w:r>
            <w:r w:rsidR="0054174D">
              <w:rPr>
                <w:rFonts w:eastAsia="Calibri"/>
                <w:szCs w:val="28"/>
              </w:rPr>
              <w:t>о</w:t>
            </w:r>
            <w:r>
              <w:rPr>
                <w:rFonts w:eastAsia="Calibri"/>
                <w:szCs w:val="28"/>
              </w:rPr>
              <w:t>рографии</w:t>
            </w:r>
            <w:r w:rsidR="00D25201">
              <w:rPr>
                <w:rFonts w:eastAsia="Calibri"/>
                <w:szCs w:val="28"/>
              </w:rPr>
              <w:t>,</w:t>
            </w:r>
            <w:r w:rsidR="00A8110D">
              <w:rPr>
                <w:rFonts w:eastAsia="Calibri"/>
                <w:szCs w:val="28"/>
              </w:rPr>
              <w:t xml:space="preserve"> КТ</w:t>
            </w:r>
            <w:r w:rsidR="0054174D">
              <w:rPr>
                <w:rFonts w:eastAsia="Calibri"/>
                <w:szCs w:val="28"/>
              </w:rPr>
              <w:t xml:space="preserve">, </w:t>
            </w:r>
            <w:r>
              <w:rPr>
                <w:rFonts w:eastAsia="Calibri"/>
                <w:szCs w:val="28"/>
              </w:rPr>
              <w:t>МРТ</w:t>
            </w:r>
          </w:p>
          <w:p w14:paraId="23E1EC50" w14:textId="5F1BABF6" w:rsidR="00262666" w:rsidRPr="00EC3927" w:rsidRDefault="00262666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</w:p>
        </w:tc>
      </w:tr>
    </w:tbl>
    <w:p w14:paraId="5EC954BE" w14:textId="282E814A" w:rsidR="00AC7566" w:rsidRDefault="00AC7566">
      <w:ins w:id="23" w:author="Admin" w:date="2022-06-02T09:58:00Z">
        <w:r>
          <w:t>Продолжение таблицы 1</w:t>
        </w:r>
      </w:ins>
    </w:p>
    <w:tbl>
      <w:tblPr>
        <w:tblW w:w="923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837"/>
      </w:tblGrid>
      <w:tr w:rsidR="009C0318" w:rsidRPr="00EC3927" w14:paraId="5DC7BCBB" w14:textId="77777777">
        <w:tc>
          <w:tcPr>
            <w:tcW w:w="2400" w:type="dxa"/>
            <w:shd w:val="clear" w:color="auto" w:fill="auto"/>
          </w:tcPr>
          <w:p w14:paraId="2C7B28E8" w14:textId="7D5438A3" w:rsidR="00F774F6" w:rsidRPr="00EC3927" w:rsidRDefault="001D7F57">
            <w:pPr>
              <w:widowControl w:val="0"/>
              <w:spacing w:line="240" w:lineRule="atLeast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Функции</w:t>
            </w:r>
          </w:p>
        </w:tc>
        <w:tc>
          <w:tcPr>
            <w:tcW w:w="6837" w:type="dxa"/>
            <w:shd w:val="clear" w:color="auto" w:fill="auto"/>
          </w:tcPr>
          <w:p w14:paraId="0BDD241A" w14:textId="77777777" w:rsidR="00F774F6" w:rsidRPr="00EC3927" w:rsidRDefault="001D7F57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Измерение данных</w:t>
            </w:r>
          </w:p>
          <w:p w14:paraId="3DBEA86D" w14:textId="77777777" w:rsidR="00F774F6" w:rsidRPr="00EC3927" w:rsidRDefault="001D7F57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Запись результатов</w:t>
            </w:r>
          </w:p>
          <w:p w14:paraId="5650332A" w14:textId="77777777" w:rsidR="00F774F6" w:rsidRPr="00EC3927" w:rsidRDefault="001D7F57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 xml:space="preserve">Их интерпретация </w:t>
            </w:r>
          </w:p>
        </w:tc>
      </w:tr>
      <w:tr w:rsidR="009C0318" w:rsidRPr="00EC3927" w14:paraId="6C44A960" w14:textId="77777777">
        <w:tc>
          <w:tcPr>
            <w:tcW w:w="2400" w:type="dxa"/>
            <w:shd w:val="clear" w:color="auto" w:fill="auto"/>
          </w:tcPr>
          <w:p w14:paraId="52A0300B" w14:textId="77777777" w:rsidR="00F774F6" w:rsidRPr="00EC3927" w:rsidRDefault="001D7F57">
            <w:pPr>
              <w:widowControl w:val="0"/>
              <w:spacing w:line="240" w:lineRule="atLeast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Места обработки данных</w:t>
            </w:r>
          </w:p>
        </w:tc>
        <w:tc>
          <w:tcPr>
            <w:tcW w:w="6837" w:type="dxa"/>
            <w:shd w:val="clear" w:color="auto" w:fill="auto"/>
          </w:tcPr>
          <w:p w14:paraId="665FF53A" w14:textId="77777777" w:rsidR="00F774F6" w:rsidRPr="00EC3927" w:rsidRDefault="001D7F57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commentRangeStart w:id="24"/>
            <w:r w:rsidRPr="00EC3927">
              <w:rPr>
                <w:rFonts w:eastAsia="Calibri"/>
                <w:szCs w:val="28"/>
              </w:rPr>
              <w:t>Личный бумажный блокнот</w:t>
            </w:r>
          </w:p>
          <w:p w14:paraId="0A4FAD1B" w14:textId="77777777" w:rsidR="00F774F6" w:rsidRPr="00EC3927" w:rsidRDefault="001D7F57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Электронный документ</w:t>
            </w:r>
          </w:p>
          <w:p w14:paraId="2DB0A207" w14:textId="77777777" w:rsidR="00F774F6" w:rsidRPr="00EC3927" w:rsidRDefault="001D7F57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Медицинская карта, бумажная и электронная</w:t>
            </w:r>
            <w:commentRangeEnd w:id="24"/>
            <w:r w:rsidR="009E5313">
              <w:rPr>
                <w:rStyle w:val="af0"/>
                <w:lang w:val="en-US"/>
              </w:rPr>
              <w:commentReference w:id="24"/>
            </w:r>
          </w:p>
        </w:tc>
      </w:tr>
      <w:tr w:rsidR="009C0318" w:rsidRPr="00EC3927" w14:paraId="1680F051" w14:textId="77777777">
        <w:tc>
          <w:tcPr>
            <w:tcW w:w="2400" w:type="dxa"/>
            <w:shd w:val="clear" w:color="auto" w:fill="auto"/>
          </w:tcPr>
          <w:p w14:paraId="2122C8FB" w14:textId="77777777" w:rsidR="00F774F6" w:rsidRPr="00EC3927" w:rsidRDefault="001D7F57">
            <w:pPr>
              <w:widowControl w:val="0"/>
              <w:spacing w:line="240" w:lineRule="atLeast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Люди</w:t>
            </w:r>
          </w:p>
        </w:tc>
        <w:tc>
          <w:tcPr>
            <w:tcW w:w="6837" w:type="dxa"/>
            <w:shd w:val="clear" w:color="auto" w:fill="auto"/>
          </w:tcPr>
          <w:p w14:paraId="4E84F776" w14:textId="77777777" w:rsidR="00F774F6" w:rsidRPr="00EC3927" w:rsidRDefault="001D7F57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Человек, отслеживающий уровень своего здоровья</w:t>
            </w:r>
          </w:p>
          <w:p w14:paraId="5E163F22" w14:textId="77777777" w:rsidR="00F774F6" w:rsidRPr="00EC3927" w:rsidRDefault="001D7F57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Врачи</w:t>
            </w:r>
          </w:p>
        </w:tc>
      </w:tr>
      <w:tr w:rsidR="009C0318" w:rsidRPr="00EC3927" w14:paraId="1A8C1709" w14:textId="77777777">
        <w:tc>
          <w:tcPr>
            <w:tcW w:w="2400" w:type="dxa"/>
            <w:shd w:val="clear" w:color="auto" w:fill="auto"/>
          </w:tcPr>
          <w:p w14:paraId="6B901BA8" w14:textId="77777777" w:rsidR="00F774F6" w:rsidRPr="00EC3927" w:rsidRDefault="001D7F57">
            <w:pPr>
              <w:widowControl w:val="0"/>
              <w:spacing w:line="240" w:lineRule="atLeast"/>
              <w:ind w:firstLine="0"/>
              <w:jc w:val="left"/>
              <w:rPr>
                <w:rFonts w:eastAsia="Calibri"/>
                <w:szCs w:val="28"/>
              </w:rPr>
            </w:pPr>
            <w:r w:rsidRPr="00EC3927">
              <w:rPr>
                <w:rFonts w:eastAsia="Calibri"/>
                <w:szCs w:val="28"/>
              </w:rPr>
              <w:t>Процессы</w:t>
            </w:r>
          </w:p>
        </w:tc>
        <w:tc>
          <w:tcPr>
            <w:tcW w:w="6837" w:type="dxa"/>
            <w:shd w:val="clear" w:color="auto" w:fill="auto"/>
          </w:tcPr>
          <w:p w14:paraId="1281D9C5" w14:textId="28C51AC2" w:rsidR="00F774F6" w:rsidRPr="00EC3927" w:rsidRDefault="0074182E" w:rsidP="0074182E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Мониторинг </w:t>
            </w:r>
            <w:r w:rsidR="001D7F57" w:rsidRPr="00EC3927">
              <w:rPr>
                <w:rFonts w:eastAsia="Calibri"/>
                <w:szCs w:val="28"/>
              </w:rPr>
              <w:t xml:space="preserve"> </w:t>
            </w:r>
            <w:r w:rsidR="001D7F57" w:rsidRPr="0074182E">
              <w:rPr>
                <w:rFonts w:eastAsia="Calibri"/>
                <w:szCs w:val="28"/>
                <w:u w:val="single"/>
              </w:rPr>
              <w:t>состояния</w:t>
            </w:r>
            <w:r w:rsidR="001D7F57" w:rsidRPr="00EC3927">
              <w:rPr>
                <w:rFonts w:eastAsia="Calibri"/>
                <w:szCs w:val="28"/>
              </w:rPr>
              <w:t xml:space="preserve"> здоровья</w:t>
            </w:r>
            <w:r>
              <w:rPr>
                <w:rFonts w:eastAsia="Calibri"/>
                <w:szCs w:val="28"/>
              </w:rPr>
              <w:t xml:space="preserve"> человека</w:t>
            </w:r>
          </w:p>
        </w:tc>
      </w:tr>
      <w:tr w:rsidR="00F774F6" w:rsidRPr="00EC3927" w14:paraId="68B8B225" w14:textId="77777777">
        <w:tc>
          <w:tcPr>
            <w:tcW w:w="2400" w:type="dxa"/>
            <w:shd w:val="clear" w:color="auto" w:fill="auto"/>
          </w:tcPr>
          <w:p w14:paraId="0B5C7E27" w14:textId="77777777" w:rsidR="00F774F6" w:rsidRPr="00EC3927" w:rsidRDefault="001D7F57">
            <w:pPr>
              <w:widowControl w:val="0"/>
              <w:spacing w:line="240" w:lineRule="atLeast"/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EC3927">
              <w:rPr>
                <w:rFonts w:eastAsia="Calibri"/>
                <w:szCs w:val="28"/>
                <w:lang w:val="en-US"/>
              </w:rPr>
              <w:t>Цель</w:t>
            </w:r>
          </w:p>
        </w:tc>
        <w:tc>
          <w:tcPr>
            <w:tcW w:w="6837" w:type="dxa"/>
            <w:shd w:val="clear" w:color="auto" w:fill="auto"/>
          </w:tcPr>
          <w:p w14:paraId="76605563" w14:textId="2CA03B40" w:rsidR="00F774F6" w:rsidRPr="00EC3927" w:rsidRDefault="0074182E" w:rsidP="0074182E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У</w:t>
            </w:r>
            <w:r w:rsidR="001D7F57" w:rsidRPr="00EC3927">
              <w:rPr>
                <w:rFonts w:eastAsia="Calibri"/>
                <w:szCs w:val="28"/>
              </w:rPr>
              <w:t>лучшение состояния организма и качества жизни в целом</w:t>
            </w:r>
          </w:p>
        </w:tc>
      </w:tr>
    </w:tbl>
    <w:p w14:paraId="109726F6" w14:textId="77777777" w:rsidR="00F774F6" w:rsidRPr="00EC3927" w:rsidRDefault="00F774F6"/>
    <w:p w14:paraId="11BE65F7" w14:textId="77777777" w:rsidR="00F774F6" w:rsidRPr="00EC3927" w:rsidRDefault="00F774F6"/>
    <w:p w14:paraId="505A69DB" w14:textId="77777777" w:rsidR="00F774F6" w:rsidRPr="00EC3927" w:rsidRDefault="00F774F6"/>
    <w:p w14:paraId="379BC815" w14:textId="77777777" w:rsidR="00F774F6" w:rsidRPr="00EC3927" w:rsidRDefault="00F774F6"/>
    <w:p w14:paraId="6E579914" w14:textId="77777777" w:rsidR="00F774F6" w:rsidRPr="00EC3927" w:rsidRDefault="00F774F6"/>
    <w:p w14:paraId="31989119" w14:textId="77777777" w:rsidR="00F774F6" w:rsidRPr="00EC3927" w:rsidRDefault="00F774F6"/>
    <w:p w14:paraId="4503373C" w14:textId="77777777" w:rsidR="00F774F6" w:rsidRPr="00EC3927" w:rsidRDefault="00F774F6"/>
    <w:p w14:paraId="276AD9C2" w14:textId="77777777" w:rsidR="00F774F6" w:rsidRPr="00EC3927" w:rsidRDefault="00F774F6"/>
    <w:p w14:paraId="49309C9A" w14:textId="77777777" w:rsidR="00F774F6" w:rsidRPr="00EC3927" w:rsidRDefault="00F774F6"/>
    <w:p w14:paraId="68F49177" w14:textId="77777777" w:rsidR="00F774F6" w:rsidRPr="00EC3927" w:rsidRDefault="00F774F6"/>
    <w:p w14:paraId="097D740D" w14:textId="77777777" w:rsidR="00F774F6" w:rsidRPr="00EC3927" w:rsidRDefault="00F774F6"/>
    <w:p w14:paraId="2CD9C6D4" w14:textId="77777777" w:rsidR="00F774F6" w:rsidRPr="00EC3927" w:rsidRDefault="00F774F6"/>
    <w:p w14:paraId="39AD7E05" w14:textId="77777777" w:rsidR="00F774F6" w:rsidRPr="00EC3927" w:rsidRDefault="00F774F6"/>
    <w:p w14:paraId="0F3A7047" w14:textId="77777777" w:rsidR="00F774F6" w:rsidRPr="00EC3927" w:rsidRDefault="00F774F6"/>
    <w:p w14:paraId="4FF21B0D" w14:textId="77777777" w:rsidR="00F774F6" w:rsidRPr="00EC3927" w:rsidRDefault="00F774F6"/>
    <w:p w14:paraId="16049199" w14:textId="77777777" w:rsidR="00F774F6" w:rsidRPr="00EC3927" w:rsidRDefault="00F774F6"/>
    <w:p w14:paraId="4852662F" w14:textId="77777777" w:rsidR="00F774F6" w:rsidRPr="00EC3927" w:rsidRDefault="00F774F6"/>
    <w:p w14:paraId="1C26FD7B" w14:textId="77777777" w:rsidR="00F774F6" w:rsidRPr="00EC3927" w:rsidRDefault="00F774F6"/>
    <w:p w14:paraId="1ED71A72" w14:textId="77777777" w:rsidR="00F774F6" w:rsidRPr="00EC3927" w:rsidRDefault="00F774F6"/>
    <w:p w14:paraId="30B364C4" w14:textId="77777777" w:rsidR="00F774F6" w:rsidRPr="00EC3927" w:rsidRDefault="00F774F6"/>
    <w:p w14:paraId="6D2D8971" w14:textId="77777777" w:rsidR="00F774F6" w:rsidRPr="00EC3927" w:rsidRDefault="001D7F57">
      <w:pPr>
        <w:pStyle w:val="1"/>
      </w:pPr>
      <w:bookmarkStart w:id="25" w:name="_Toc105799960"/>
      <w:r w:rsidRPr="00EC3927">
        <w:t>Инфологическая модель предметной области</w:t>
      </w:r>
      <w:bookmarkEnd w:id="25"/>
    </w:p>
    <w:p w14:paraId="06FEB6E1" w14:textId="77777777" w:rsidR="00F774F6" w:rsidRPr="00EC3927" w:rsidRDefault="001D7F57">
      <w:pPr>
        <w:jc w:val="left"/>
      </w:pPr>
      <w:r w:rsidRPr="00EC3927">
        <w:t>Инфологическая модель проектируется на основе описания предметной области из предыдущего раздела</w:t>
      </w:r>
    </w:p>
    <w:p w14:paraId="74BA8EE8" w14:textId="77777777" w:rsidR="00F774F6" w:rsidRPr="00EC3927" w:rsidRDefault="001D7F57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C3927">
        <w:rPr>
          <w:color w:val="auto"/>
          <w:sz w:val="28"/>
          <w:szCs w:val="28"/>
        </w:rPr>
        <w:t xml:space="preserve">Проектирование ИЛМ (этап концептуального проектирования БД) для рассматриваемой предметной области заключается в преобразовании информационных требований пользователей в первоначальный проект БД (собственно в ИЛМ). </w:t>
      </w:r>
    </w:p>
    <w:p w14:paraId="34094AD3" w14:textId="77777777" w:rsidR="00F774F6" w:rsidRPr="00EC3927" w:rsidRDefault="001D7F57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C3927">
        <w:rPr>
          <w:color w:val="auto"/>
          <w:sz w:val="28"/>
          <w:szCs w:val="28"/>
        </w:rPr>
        <w:t xml:space="preserve">Исходными данными могут быть совокупность документов, используемая пользователем (классический подход к проектированию), или алгоритмы бизнес-процессов (алгоритмы приложений информационных систем) при современном подходе. </w:t>
      </w:r>
    </w:p>
    <w:p w14:paraId="638853E5" w14:textId="77777777" w:rsidR="00F774F6" w:rsidRPr="00EC3927" w:rsidRDefault="001D7F57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C3927">
        <w:rPr>
          <w:color w:val="auto"/>
          <w:sz w:val="28"/>
          <w:szCs w:val="28"/>
        </w:rPr>
        <w:lastRenderedPageBreak/>
        <w:t>Задача инфологического этапа проектирования состоит в получении семантической (смысловой) модели, которая на высоком уровне представляет в виде системы таблиц рассматриваемую ПрО, отражая в ней требования пользователей и приложений. Описание ПрО подразумевает рассмотрение ее в виде совокупности объектов, входящих в ПрО, связанных между собой отношениями. Совокупность связанных таким образом объектов определяет структуру рассматриваемой ПрО, на основе которой разрабатывается ИЛМ.</w:t>
      </w:r>
    </w:p>
    <w:p w14:paraId="000770D5" w14:textId="77777777" w:rsidR="00F774F6" w:rsidRPr="00EC3927" w:rsidRDefault="001D7F57">
      <w:pPr>
        <w:pStyle w:val="Default"/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EC3927">
        <w:rPr>
          <w:color w:val="auto"/>
          <w:sz w:val="28"/>
          <w:szCs w:val="28"/>
        </w:rPr>
        <w:t xml:space="preserve">Объект ПрО обязан иметь один или несколько ключевых атрибутов, то есть атрибутов, уникально определяющих экземпляр объекта среди прочих подобных экземпляров этого типа. </w:t>
      </w:r>
    </w:p>
    <w:p w14:paraId="3880396D" w14:textId="77777777" w:rsidR="00F774F6" w:rsidRPr="00EC3927" w:rsidRDefault="001D7F57">
      <w:pPr>
        <w:pStyle w:val="Default"/>
        <w:spacing w:before="120" w:after="120" w:line="360" w:lineRule="auto"/>
        <w:ind w:firstLine="709"/>
        <w:jc w:val="both"/>
        <w:rPr>
          <w:color w:val="auto"/>
          <w:sz w:val="28"/>
          <w:szCs w:val="28"/>
        </w:rPr>
      </w:pPr>
      <w:r w:rsidRPr="00EC3927">
        <w:rPr>
          <w:color w:val="auto"/>
          <w:sz w:val="28"/>
          <w:szCs w:val="28"/>
        </w:rPr>
        <w:t>Для построения ИЛМ используются, как правило, ER–диаграммы («сущность – связь»). В таких случаях вместо термина «объект», используется понятие «сущность». Процесс построения инфологической модели, в этом случае, можно представить следующими задачами:</w:t>
      </w:r>
    </w:p>
    <w:p w14:paraId="2A27DE38" w14:textId="77777777" w:rsidR="00F774F6" w:rsidRPr="00EC3927" w:rsidRDefault="001D7F57">
      <w:pPr>
        <w:pStyle w:val="Default"/>
        <w:numPr>
          <w:ilvl w:val="0"/>
          <w:numId w:val="4"/>
        </w:numPr>
        <w:spacing w:line="360" w:lineRule="auto"/>
        <w:ind w:left="1078"/>
        <w:jc w:val="both"/>
        <w:rPr>
          <w:color w:val="auto"/>
          <w:sz w:val="28"/>
          <w:szCs w:val="28"/>
        </w:rPr>
      </w:pPr>
      <w:r w:rsidRPr="00EC3927">
        <w:rPr>
          <w:color w:val="auto"/>
          <w:sz w:val="28"/>
          <w:szCs w:val="28"/>
        </w:rPr>
        <w:t xml:space="preserve">определение сущностей и их атрибутов; </w:t>
      </w:r>
    </w:p>
    <w:p w14:paraId="5684E6BB" w14:textId="77777777" w:rsidR="00F774F6" w:rsidRPr="00EC3927" w:rsidRDefault="001D7F57">
      <w:pPr>
        <w:pStyle w:val="Default"/>
        <w:numPr>
          <w:ilvl w:val="0"/>
          <w:numId w:val="4"/>
        </w:numPr>
        <w:spacing w:line="360" w:lineRule="auto"/>
        <w:ind w:left="1078"/>
        <w:jc w:val="both"/>
        <w:rPr>
          <w:color w:val="auto"/>
          <w:sz w:val="28"/>
          <w:szCs w:val="28"/>
        </w:rPr>
      </w:pPr>
      <w:r w:rsidRPr="00EC3927">
        <w:rPr>
          <w:color w:val="auto"/>
          <w:sz w:val="28"/>
          <w:szCs w:val="28"/>
        </w:rPr>
        <w:t xml:space="preserve">определение зависимости между сущностями; </w:t>
      </w:r>
    </w:p>
    <w:p w14:paraId="43946C59" w14:textId="77777777" w:rsidR="00F774F6" w:rsidRPr="00EC3927" w:rsidRDefault="001D7F57">
      <w:pPr>
        <w:pStyle w:val="Default"/>
        <w:numPr>
          <w:ilvl w:val="0"/>
          <w:numId w:val="4"/>
        </w:numPr>
        <w:spacing w:line="360" w:lineRule="auto"/>
        <w:ind w:left="1078"/>
        <w:jc w:val="both"/>
        <w:rPr>
          <w:color w:val="auto"/>
          <w:sz w:val="28"/>
          <w:szCs w:val="28"/>
        </w:rPr>
      </w:pPr>
      <w:r w:rsidRPr="00EC3927">
        <w:rPr>
          <w:color w:val="auto"/>
          <w:sz w:val="28"/>
          <w:szCs w:val="28"/>
        </w:rPr>
        <w:t xml:space="preserve">определение первичных ключей сущностей; </w:t>
      </w:r>
    </w:p>
    <w:p w14:paraId="300D790F" w14:textId="77777777" w:rsidR="00F774F6" w:rsidRPr="00EC3927" w:rsidRDefault="001D7F57">
      <w:pPr>
        <w:pStyle w:val="Default"/>
        <w:numPr>
          <w:ilvl w:val="0"/>
          <w:numId w:val="4"/>
        </w:numPr>
        <w:spacing w:line="360" w:lineRule="auto"/>
        <w:ind w:left="1078"/>
        <w:jc w:val="both"/>
        <w:rPr>
          <w:color w:val="auto"/>
          <w:sz w:val="28"/>
          <w:szCs w:val="28"/>
        </w:rPr>
      </w:pPr>
      <w:r w:rsidRPr="00EC3927">
        <w:rPr>
          <w:color w:val="auto"/>
          <w:sz w:val="28"/>
          <w:szCs w:val="28"/>
        </w:rPr>
        <w:t>первоначальная нормализация модели (необходимая, очевидная нормализация).</w:t>
      </w:r>
    </w:p>
    <w:p w14:paraId="0FEA0F6A" w14:textId="77777777" w:rsidR="00F774F6" w:rsidRPr="00EC3927" w:rsidRDefault="001D7F57">
      <w:pPr>
        <w:pStyle w:val="20"/>
        <w:jc w:val="center"/>
      </w:pPr>
      <w:bookmarkStart w:id="26" w:name="_Toc105799961"/>
      <w:r w:rsidRPr="00EC3927">
        <w:t>Определение сущностей и их атрибутов</w:t>
      </w:r>
      <w:bookmarkEnd w:id="26"/>
    </w:p>
    <w:p w14:paraId="2E539288" w14:textId="145BA124" w:rsidR="009D1928" w:rsidRPr="00EC3927" w:rsidRDefault="001D7F57">
      <w:pPr>
        <w:pStyle w:val="13"/>
        <w:rPr>
          <w:sz w:val="28"/>
          <w:szCs w:val="28"/>
        </w:rPr>
      </w:pPr>
      <w:r w:rsidRPr="00EC3927">
        <w:rPr>
          <w:sz w:val="28"/>
          <w:szCs w:val="28"/>
        </w:rPr>
        <w:t xml:space="preserve">На основе анализа описания предметной области выявлены сущности ПрО и их основные атрибуты.  </w:t>
      </w:r>
      <w:r w:rsidR="00EF7A83" w:rsidRPr="00EC3927">
        <w:rPr>
          <w:sz w:val="28"/>
          <w:szCs w:val="28"/>
        </w:rPr>
        <w:br/>
      </w:r>
      <w:r w:rsidR="00EF7A83" w:rsidRPr="00EC3927">
        <w:rPr>
          <w:sz w:val="28"/>
          <w:szCs w:val="28"/>
        </w:rPr>
        <w:tab/>
      </w:r>
      <w:r w:rsidR="00CC3275" w:rsidRPr="00EC3927">
        <w:rPr>
          <w:sz w:val="28"/>
          <w:szCs w:val="28"/>
        </w:rPr>
        <w:t>Основной сущностью является журнал-ордер, заключающий в себе то, какие медицинские данные были получены, откуда и где они будут хранит</w:t>
      </w:r>
      <w:r w:rsidR="009D1928" w:rsidRPr="00EC3927">
        <w:rPr>
          <w:sz w:val="28"/>
          <w:szCs w:val="28"/>
        </w:rPr>
        <w:t>ь</w:t>
      </w:r>
      <w:r w:rsidR="00CC3275" w:rsidRPr="00EC3927">
        <w:rPr>
          <w:sz w:val="28"/>
          <w:szCs w:val="28"/>
        </w:rPr>
        <w:t>ся</w:t>
      </w:r>
      <w:r w:rsidR="009D1928" w:rsidRPr="00EC3927">
        <w:rPr>
          <w:sz w:val="28"/>
          <w:szCs w:val="28"/>
        </w:rPr>
        <w:t>.</w:t>
      </w:r>
      <w:r w:rsidR="000B04E9" w:rsidRPr="00EC3927">
        <w:rPr>
          <w:sz w:val="28"/>
          <w:szCs w:val="28"/>
        </w:rPr>
        <w:t xml:space="preserve"> Сами данные хранятся отдельно или вместе</w:t>
      </w:r>
      <w:r w:rsidR="005D112F" w:rsidRPr="00EC3927">
        <w:rPr>
          <w:sz w:val="28"/>
          <w:szCs w:val="28"/>
        </w:rPr>
        <w:t>.</w:t>
      </w:r>
    </w:p>
    <w:p w14:paraId="02965DED" w14:textId="77777777" w:rsidR="00D527F5" w:rsidRPr="00EC3927" w:rsidRDefault="000B04E9">
      <w:pPr>
        <w:pStyle w:val="13"/>
        <w:rPr>
          <w:sz w:val="28"/>
          <w:szCs w:val="28"/>
        </w:rPr>
      </w:pPr>
      <w:r w:rsidRPr="00EC3927">
        <w:rPr>
          <w:sz w:val="28"/>
          <w:szCs w:val="28"/>
        </w:rPr>
        <w:t>Следующей сущностью являются медицинские документы, так называемые первоисточники медицинских данных, где сохраняются результаты</w:t>
      </w:r>
      <w:r w:rsidR="00A61296" w:rsidRPr="00EC3927">
        <w:rPr>
          <w:sz w:val="28"/>
          <w:szCs w:val="28"/>
        </w:rPr>
        <w:t xml:space="preserve"> обследований.</w:t>
      </w:r>
    </w:p>
    <w:p w14:paraId="56FA0C27" w14:textId="77777777" w:rsidR="00D527F5" w:rsidRPr="00EC3927" w:rsidRDefault="00D527F5">
      <w:pPr>
        <w:pStyle w:val="13"/>
        <w:rPr>
          <w:sz w:val="28"/>
          <w:szCs w:val="28"/>
        </w:rPr>
      </w:pPr>
      <w:r w:rsidRPr="00EC3927">
        <w:rPr>
          <w:sz w:val="28"/>
          <w:szCs w:val="28"/>
        </w:rPr>
        <w:t>В инфологической модели также присутствуют несколько справочников:</w:t>
      </w:r>
    </w:p>
    <w:p w14:paraId="4ADE4538" w14:textId="77777777" w:rsidR="00C72428" w:rsidRPr="00EC3927" w:rsidRDefault="00D527F5">
      <w:pPr>
        <w:pStyle w:val="13"/>
        <w:rPr>
          <w:sz w:val="28"/>
          <w:szCs w:val="28"/>
        </w:rPr>
      </w:pPr>
      <w:r w:rsidRPr="00EC3927">
        <w:rPr>
          <w:sz w:val="28"/>
          <w:szCs w:val="28"/>
        </w:rPr>
        <w:lastRenderedPageBreak/>
        <w:t>1. Справочник медицинских учреждений, выдавших упомянутые выше первоисточники. В качестве атрибутов выделяются: телефон, адрес и название учреждения.</w:t>
      </w:r>
    </w:p>
    <w:p w14:paraId="0A0B1290" w14:textId="10B8FB4F" w:rsidR="00F711DF" w:rsidRPr="00EC3927" w:rsidRDefault="00C72428">
      <w:pPr>
        <w:pStyle w:val="13"/>
        <w:rPr>
          <w:sz w:val="28"/>
          <w:szCs w:val="28"/>
        </w:rPr>
      </w:pPr>
      <w:r w:rsidRPr="00EC3927">
        <w:rPr>
          <w:sz w:val="28"/>
          <w:szCs w:val="28"/>
        </w:rPr>
        <w:t>2. Справочник показателей состояния здоровья. С этими документами будут связаны сами показатели.</w:t>
      </w:r>
      <w:r w:rsidR="00933F85" w:rsidRPr="00EC3927">
        <w:rPr>
          <w:sz w:val="28"/>
          <w:szCs w:val="28"/>
        </w:rPr>
        <w:t xml:space="preserve"> </w:t>
      </w:r>
      <w:r w:rsidR="0037089E" w:rsidRPr="00EC3927">
        <w:rPr>
          <w:sz w:val="28"/>
          <w:szCs w:val="28"/>
        </w:rPr>
        <w:t>Они</w:t>
      </w:r>
      <w:r w:rsidR="00933F85" w:rsidRPr="00EC3927">
        <w:rPr>
          <w:sz w:val="28"/>
          <w:szCs w:val="28"/>
        </w:rPr>
        <w:t xml:space="preserve"> имеют в качестве атрибута референсные значения, на основе которых делается вывод о состоянии здоровья человека</w:t>
      </w:r>
      <w:r w:rsidR="00570C3D" w:rsidRPr="00EC3927">
        <w:rPr>
          <w:sz w:val="28"/>
          <w:szCs w:val="28"/>
        </w:rPr>
        <w:t>.</w:t>
      </w:r>
    </w:p>
    <w:p w14:paraId="215E1C9E" w14:textId="4882E82A" w:rsidR="00F774F6" w:rsidRPr="00EC3927" w:rsidRDefault="00F711DF">
      <w:pPr>
        <w:pStyle w:val="13"/>
        <w:rPr>
          <w:sz w:val="28"/>
          <w:szCs w:val="28"/>
        </w:rPr>
      </w:pPr>
      <w:r w:rsidRPr="00EC3927">
        <w:rPr>
          <w:sz w:val="28"/>
          <w:szCs w:val="28"/>
        </w:rPr>
        <w:t xml:space="preserve">Помимо справочников стоит отметить сущность «персона», включающую в себя </w:t>
      </w:r>
      <w:r w:rsidR="00EA110E" w:rsidRPr="00EC3927">
        <w:rPr>
          <w:sz w:val="28"/>
          <w:szCs w:val="28"/>
        </w:rPr>
        <w:t>связь человека с ближайшими его родственниками</w:t>
      </w:r>
      <w:r w:rsidR="00CA6C9E" w:rsidRPr="00EC3927">
        <w:rPr>
          <w:sz w:val="28"/>
          <w:szCs w:val="28"/>
        </w:rPr>
        <w:t>. Это необходимо для определения возможных</w:t>
      </w:r>
      <w:r w:rsidR="00051C70" w:rsidRPr="00EC3927">
        <w:rPr>
          <w:sz w:val="28"/>
          <w:szCs w:val="28"/>
        </w:rPr>
        <w:t xml:space="preserve"> наследственных и прочих генетических заболеваний.</w:t>
      </w:r>
      <w:r w:rsidR="006A6816" w:rsidRPr="00EC3927">
        <w:rPr>
          <w:sz w:val="28"/>
          <w:szCs w:val="28"/>
        </w:rPr>
        <w:t xml:space="preserve"> Каждая из персон имеет собственный журнал-ордер.</w:t>
      </w:r>
      <w:r w:rsidR="00481F33" w:rsidRPr="00EC3927">
        <w:rPr>
          <w:sz w:val="28"/>
          <w:szCs w:val="28"/>
        </w:rPr>
        <w:br/>
      </w:r>
      <w:r w:rsidR="00EF7A83" w:rsidRPr="00EC3927">
        <w:rPr>
          <w:sz w:val="28"/>
          <w:szCs w:val="28"/>
        </w:rPr>
        <w:tab/>
      </w:r>
      <w:r w:rsidR="001D7F57" w:rsidRPr="00EC3927">
        <w:rPr>
          <w:sz w:val="28"/>
          <w:szCs w:val="28"/>
        </w:rPr>
        <w:t>Перечень сущностей и атрибутов, включенных в ИЛМ, представлен в таблице 2.</w:t>
      </w:r>
    </w:p>
    <w:p w14:paraId="4E104869" w14:textId="4AAFC7E4" w:rsidR="00F774F6" w:rsidRPr="00EC3927" w:rsidRDefault="00F774F6">
      <w:pPr>
        <w:pStyle w:val="13"/>
        <w:rPr>
          <w:sz w:val="28"/>
          <w:szCs w:val="28"/>
        </w:rPr>
      </w:pPr>
    </w:p>
    <w:p w14:paraId="61B6C88C" w14:textId="6518992A" w:rsidR="00F774F6" w:rsidRPr="00EC3927" w:rsidRDefault="0074182E">
      <w:pPr>
        <w:pStyle w:val="13"/>
        <w:rPr>
          <w:sz w:val="28"/>
          <w:szCs w:val="28"/>
        </w:rPr>
      </w:pPr>
      <w:r>
        <w:rPr>
          <w:sz w:val="28"/>
          <w:szCs w:val="28"/>
        </w:rPr>
        <w:t xml:space="preserve">Таблица 2 </w:t>
      </w:r>
      <w:commentRangeStart w:id="27"/>
      <w:r>
        <w:rPr>
          <w:sz w:val="28"/>
          <w:szCs w:val="28"/>
        </w:rPr>
        <w:t>Сущности и атрибуты ИЛМ</w:t>
      </w:r>
      <w:commentRangeEnd w:id="27"/>
      <w:r w:rsidR="009800B3">
        <w:rPr>
          <w:rStyle w:val="af0"/>
          <w:lang w:val="en-US"/>
        </w:rPr>
        <w:commentReference w:id="27"/>
      </w:r>
    </w:p>
    <w:tbl>
      <w:tblPr>
        <w:tblStyle w:val="af3"/>
        <w:tblW w:w="9345" w:type="dxa"/>
        <w:jc w:val="center"/>
        <w:tblLayout w:type="fixed"/>
        <w:tblLook w:val="04A0" w:firstRow="1" w:lastRow="0" w:firstColumn="1" w:lastColumn="0" w:noHBand="0" w:noVBand="1"/>
      </w:tblPr>
      <w:tblGrid>
        <w:gridCol w:w="817"/>
        <w:gridCol w:w="3855"/>
        <w:gridCol w:w="2336"/>
        <w:gridCol w:w="2337"/>
      </w:tblGrid>
      <w:tr w:rsidR="009C0318" w:rsidRPr="00EC3927" w14:paraId="04A9C11D" w14:textId="77777777" w:rsidTr="00F14596">
        <w:trPr>
          <w:jc w:val="center"/>
        </w:trPr>
        <w:tc>
          <w:tcPr>
            <w:tcW w:w="817" w:type="dxa"/>
          </w:tcPr>
          <w:p w14:paraId="3C388BFC" w14:textId="77777777" w:rsidR="00F774F6" w:rsidRPr="00EC3927" w:rsidRDefault="001D7F57" w:rsidP="00F14596">
            <w:pPr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>№</w:t>
            </w:r>
          </w:p>
        </w:tc>
        <w:tc>
          <w:tcPr>
            <w:tcW w:w="3855" w:type="dxa"/>
          </w:tcPr>
          <w:p w14:paraId="605F1651" w14:textId="77777777" w:rsidR="00F774F6" w:rsidRPr="00EC3927" w:rsidRDefault="001D7F57" w:rsidP="00F14596">
            <w:pPr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>Наименование сущности</w:t>
            </w:r>
          </w:p>
        </w:tc>
        <w:tc>
          <w:tcPr>
            <w:tcW w:w="2336" w:type="dxa"/>
          </w:tcPr>
          <w:p w14:paraId="3AE7FE1D" w14:textId="77777777" w:rsidR="00F774F6" w:rsidRPr="00EC3927" w:rsidRDefault="001D7F57" w:rsidP="00F14596">
            <w:pPr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>Наименование атрибута</w:t>
            </w:r>
          </w:p>
        </w:tc>
        <w:tc>
          <w:tcPr>
            <w:tcW w:w="2337" w:type="dxa"/>
          </w:tcPr>
          <w:p w14:paraId="710C6C75" w14:textId="77777777" w:rsidR="00F774F6" w:rsidRPr="00EC3927" w:rsidRDefault="001D7F57" w:rsidP="00F14596">
            <w:pPr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>Примечание</w:t>
            </w:r>
          </w:p>
        </w:tc>
      </w:tr>
      <w:tr w:rsidR="009C0318" w:rsidRPr="00EC3927" w14:paraId="5305FC28" w14:textId="77777777" w:rsidTr="00F14596">
        <w:trPr>
          <w:jc w:val="center"/>
        </w:trPr>
        <w:tc>
          <w:tcPr>
            <w:tcW w:w="817" w:type="dxa"/>
          </w:tcPr>
          <w:p w14:paraId="7F622BB4" w14:textId="77777777" w:rsidR="00F774F6" w:rsidRPr="00EC3927" w:rsidRDefault="001D7F57" w:rsidP="00F14596">
            <w:pPr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>1</w:t>
            </w:r>
          </w:p>
        </w:tc>
        <w:tc>
          <w:tcPr>
            <w:tcW w:w="3855" w:type="dxa"/>
          </w:tcPr>
          <w:p w14:paraId="7433A51A" w14:textId="44E5EB57" w:rsidR="00F774F6" w:rsidRPr="00EC3927" w:rsidRDefault="00A0337E" w:rsidP="00F14596">
            <w:pPr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>Журнал-ордер</w:t>
            </w:r>
          </w:p>
        </w:tc>
        <w:tc>
          <w:tcPr>
            <w:tcW w:w="2336" w:type="dxa"/>
          </w:tcPr>
          <w:p w14:paraId="7C51DB71" w14:textId="2015D2A5" w:rsidR="00F774F6" w:rsidRPr="00EC3927" w:rsidRDefault="000801DD" w:rsidP="009E5313">
            <w:pPr>
              <w:spacing w:line="276" w:lineRule="auto"/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 xml:space="preserve">1. </w:t>
            </w:r>
            <w:r w:rsidR="00B35B8D" w:rsidRPr="00EC3927">
              <w:rPr>
                <w:lang w:eastAsia="ru-RU"/>
              </w:rPr>
              <w:t>Наименование медицинск</w:t>
            </w:r>
            <w:r w:rsidR="00C5610A">
              <w:rPr>
                <w:lang w:eastAsia="ru-RU"/>
              </w:rPr>
              <w:t>ого</w:t>
            </w:r>
            <w:r w:rsidR="00B35B8D" w:rsidRPr="00EC3927">
              <w:rPr>
                <w:lang w:eastAsia="ru-RU"/>
              </w:rPr>
              <w:t xml:space="preserve"> документ</w:t>
            </w:r>
            <w:r w:rsidR="00C5610A">
              <w:rPr>
                <w:lang w:eastAsia="ru-RU"/>
              </w:rPr>
              <w:t>а</w:t>
            </w:r>
            <w:r w:rsidR="00B35B8D" w:rsidRPr="00EC3927">
              <w:rPr>
                <w:lang w:eastAsia="ru-RU"/>
              </w:rPr>
              <w:br/>
              <w:t>2. Источник документа</w:t>
            </w:r>
            <w:r w:rsidR="00B35B8D" w:rsidRPr="00EC3927">
              <w:rPr>
                <w:lang w:eastAsia="ru-RU"/>
              </w:rPr>
              <w:br/>
              <w:t>3. Место хранения документа</w:t>
            </w:r>
          </w:p>
        </w:tc>
        <w:tc>
          <w:tcPr>
            <w:tcW w:w="2337" w:type="dxa"/>
          </w:tcPr>
          <w:p w14:paraId="6B5C67C6" w14:textId="5B51BE5D" w:rsidR="00F774F6" w:rsidRPr="00EC3927" w:rsidRDefault="00DD21FB" w:rsidP="00F14596">
            <w:pPr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>Основная сущность</w:t>
            </w:r>
          </w:p>
        </w:tc>
      </w:tr>
      <w:tr w:rsidR="009C0318" w:rsidRPr="00EC3927" w14:paraId="0A18F5DF" w14:textId="77777777" w:rsidTr="00F14596">
        <w:trPr>
          <w:jc w:val="center"/>
        </w:trPr>
        <w:tc>
          <w:tcPr>
            <w:tcW w:w="817" w:type="dxa"/>
          </w:tcPr>
          <w:p w14:paraId="27A773A8" w14:textId="77777777" w:rsidR="00F774F6" w:rsidRPr="00EC3927" w:rsidRDefault="001D7F57" w:rsidP="00F14596">
            <w:pPr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>2</w:t>
            </w:r>
          </w:p>
        </w:tc>
        <w:tc>
          <w:tcPr>
            <w:tcW w:w="3855" w:type="dxa"/>
          </w:tcPr>
          <w:p w14:paraId="5E0CC7CD" w14:textId="0ECA2E87" w:rsidR="00F774F6" w:rsidRPr="00EC3927" w:rsidRDefault="00B51EE3" w:rsidP="00F14596">
            <w:pPr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>Медицинские документы</w:t>
            </w:r>
          </w:p>
        </w:tc>
        <w:tc>
          <w:tcPr>
            <w:tcW w:w="2336" w:type="dxa"/>
          </w:tcPr>
          <w:p w14:paraId="23D0CDE4" w14:textId="77777777" w:rsidR="00F774F6" w:rsidRDefault="000801DD" w:rsidP="009E5313">
            <w:pPr>
              <w:spacing w:line="276" w:lineRule="auto"/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>1.</w:t>
            </w:r>
            <w:r w:rsidR="00424569" w:rsidRPr="00EC3927">
              <w:rPr>
                <w:lang w:eastAsia="ru-RU"/>
              </w:rPr>
              <w:t xml:space="preserve"> </w:t>
            </w:r>
            <w:r w:rsidR="00684459">
              <w:rPr>
                <w:lang w:eastAsia="ru-RU"/>
              </w:rPr>
              <w:t>Результаты исследований</w:t>
            </w:r>
          </w:p>
          <w:p w14:paraId="31F952D2" w14:textId="0F14AA61" w:rsidR="00684459" w:rsidRPr="00EC3927" w:rsidRDefault="00684459" w:rsidP="009E5313">
            <w:pPr>
              <w:spacing w:line="276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2. Медицинская карта</w:t>
            </w:r>
            <w:r>
              <w:rPr>
                <w:lang w:eastAsia="ru-RU"/>
              </w:rPr>
              <w:br/>
              <w:t>3. История болезней</w:t>
            </w:r>
          </w:p>
        </w:tc>
        <w:tc>
          <w:tcPr>
            <w:tcW w:w="2337" w:type="dxa"/>
          </w:tcPr>
          <w:p w14:paraId="44EB1888" w14:textId="1F9BCF09" w:rsidR="00F774F6" w:rsidRPr="00EC3927" w:rsidRDefault="00F774F6" w:rsidP="00F14596">
            <w:pPr>
              <w:ind w:firstLine="0"/>
              <w:jc w:val="center"/>
              <w:rPr>
                <w:lang w:eastAsia="ru-RU"/>
              </w:rPr>
            </w:pPr>
          </w:p>
        </w:tc>
      </w:tr>
      <w:tr w:rsidR="009C0318" w:rsidRPr="00EC3927" w14:paraId="31BA595A" w14:textId="77777777" w:rsidTr="00F14596">
        <w:trPr>
          <w:jc w:val="center"/>
        </w:trPr>
        <w:tc>
          <w:tcPr>
            <w:tcW w:w="817" w:type="dxa"/>
          </w:tcPr>
          <w:p w14:paraId="7A9D2507" w14:textId="77777777" w:rsidR="00F774F6" w:rsidRPr="00EC3927" w:rsidRDefault="001D7F57" w:rsidP="00F14596">
            <w:pPr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>3</w:t>
            </w:r>
          </w:p>
        </w:tc>
        <w:tc>
          <w:tcPr>
            <w:tcW w:w="3855" w:type="dxa"/>
          </w:tcPr>
          <w:p w14:paraId="79A28682" w14:textId="5FDC0123" w:rsidR="00F774F6" w:rsidRPr="00EC3927" w:rsidRDefault="00115088" w:rsidP="00F14596">
            <w:pPr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>Справочник мед</w:t>
            </w:r>
            <w:r w:rsidR="00DF5534">
              <w:rPr>
                <w:lang w:eastAsia="ru-RU"/>
              </w:rPr>
              <w:t xml:space="preserve">ицинских </w:t>
            </w:r>
            <w:r w:rsidRPr="00EC3927">
              <w:rPr>
                <w:lang w:eastAsia="ru-RU"/>
              </w:rPr>
              <w:t>учреждений</w:t>
            </w:r>
          </w:p>
        </w:tc>
        <w:tc>
          <w:tcPr>
            <w:tcW w:w="2336" w:type="dxa"/>
          </w:tcPr>
          <w:p w14:paraId="5FC022A5" w14:textId="68FDEED4" w:rsidR="00F774F6" w:rsidRDefault="00F23A72" w:rsidP="009E5313">
            <w:pPr>
              <w:spacing w:line="276" w:lineRule="auto"/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 xml:space="preserve">1. </w:t>
            </w:r>
            <w:r w:rsidR="00F67112" w:rsidRPr="00EC3927">
              <w:rPr>
                <w:lang w:eastAsia="ru-RU"/>
              </w:rPr>
              <w:t>Адрес</w:t>
            </w:r>
            <w:r w:rsidR="00F67112" w:rsidRPr="00EC3927">
              <w:rPr>
                <w:lang w:eastAsia="ru-RU"/>
              </w:rPr>
              <w:br/>
            </w:r>
            <w:r w:rsidRPr="00EC3927">
              <w:rPr>
                <w:lang w:eastAsia="ru-RU"/>
              </w:rPr>
              <w:t xml:space="preserve">2. </w:t>
            </w:r>
            <w:r w:rsidR="00F67112" w:rsidRPr="00EC3927">
              <w:rPr>
                <w:lang w:eastAsia="ru-RU"/>
              </w:rPr>
              <w:t>Название</w:t>
            </w:r>
            <w:r w:rsidR="00F67112" w:rsidRPr="00EC3927">
              <w:rPr>
                <w:lang w:eastAsia="ru-RU"/>
              </w:rPr>
              <w:br/>
            </w:r>
            <w:r w:rsidRPr="00EC3927">
              <w:rPr>
                <w:lang w:eastAsia="ru-RU"/>
              </w:rPr>
              <w:t xml:space="preserve">3. </w:t>
            </w:r>
            <w:r w:rsidR="00F67112" w:rsidRPr="00EC3927">
              <w:rPr>
                <w:lang w:eastAsia="ru-RU"/>
              </w:rPr>
              <w:t>Телефон</w:t>
            </w:r>
          </w:p>
          <w:p w14:paraId="742D03A3" w14:textId="31816E4B" w:rsidR="00C5610A" w:rsidRPr="00EC3927" w:rsidRDefault="00C5610A" w:rsidP="009E5313">
            <w:pPr>
              <w:spacing w:line="276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4. Время работы</w:t>
            </w:r>
          </w:p>
        </w:tc>
        <w:tc>
          <w:tcPr>
            <w:tcW w:w="2337" w:type="dxa"/>
          </w:tcPr>
          <w:p w14:paraId="7DF16B9D" w14:textId="629029A2" w:rsidR="00F774F6" w:rsidRPr="00EC3927" w:rsidRDefault="00F774F6" w:rsidP="00F14596">
            <w:pPr>
              <w:ind w:firstLine="0"/>
              <w:jc w:val="center"/>
              <w:rPr>
                <w:lang w:eastAsia="ru-RU"/>
              </w:rPr>
            </w:pPr>
          </w:p>
        </w:tc>
      </w:tr>
      <w:tr w:rsidR="009C0318" w:rsidRPr="00EC3927" w14:paraId="26634AF1" w14:textId="77777777" w:rsidTr="00F14596">
        <w:trPr>
          <w:jc w:val="center"/>
        </w:trPr>
        <w:tc>
          <w:tcPr>
            <w:tcW w:w="817" w:type="dxa"/>
          </w:tcPr>
          <w:p w14:paraId="55029A26" w14:textId="2844327C" w:rsidR="00F774F6" w:rsidRPr="00EC3927" w:rsidRDefault="002F2FE2" w:rsidP="00F14596">
            <w:pPr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>4</w:t>
            </w:r>
          </w:p>
        </w:tc>
        <w:tc>
          <w:tcPr>
            <w:tcW w:w="3855" w:type="dxa"/>
          </w:tcPr>
          <w:p w14:paraId="5FE09671" w14:textId="4E1B0E07" w:rsidR="00F774F6" w:rsidRPr="00EC3927" w:rsidRDefault="00115088" w:rsidP="00F14596">
            <w:pPr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 xml:space="preserve">Справочник </w:t>
            </w:r>
            <w:r w:rsidR="00224652" w:rsidRPr="00EC3927">
              <w:rPr>
                <w:lang w:eastAsia="ru-RU"/>
              </w:rPr>
              <w:t>показателей здоровья</w:t>
            </w:r>
          </w:p>
        </w:tc>
        <w:tc>
          <w:tcPr>
            <w:tcW w:w="2336" w:type="dxa"/>
          </w:tcPr>
          <w:p w14:paraId="4D70FE40" w14:textId="13EFB9A7" w:rsidR="00C5610A" w:rsidRDefault="00C5610A" w:rsidP="009E5313">
            <w:pPr>
              <w:spacing w:line="276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1.Название показателя</w:t>
            </w:r>
          </w:p>
          <w:p w14:paraId="45F869CE" w14:textId="1BD8C064" w:rsidR="00F774F6" w:rsidRPr="00EC3927" w:rsidRDefault="00C5610A" w:rsidP="009E5313">
            <w:pPr>
              <w:spacing w:line="276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2.</w:t>
            </w:r>
            <w:r w:rsidR="00646887" w:rsidRPr="00EC3927">
              <w:rPr>
                <w:lang w:eastAsia="ru-RU"/>
              </w:rPr>
              <w:t xml:space="preserve"> </w:t>
            </w:r>
            <w:r w:rsidR="00891B42" w:rsidRPr="00EC3927">
              <w:rPr>
                <w:lang w:eastAsia="ru-RU"/>
              </w:rPr>
              <w:t>Референсные значения</w:t>
            </w:r>
          </w:p>
        </w:tc>
        <w:tc>
          <w:tcPr>
            <w:tcW w:w="2337" w:type="dxa"/>
          </w:tcPr>
          <w:p w14:paraId="65FFEE3B" w14:textId="77777777" w:rsidR="00F774F6" w:rsidRPr="00EC3927" w:rsidRDefault="00F774F6" w:rsidP="00F14596">
            <w:pPr>
              <w:ind w:firstLine="0"/>
              <w:jc w:val="center"/>
              <w:rPr>
                <w:lang w:eastAsia="ru-RU"/>
              </w:rPr>
            </w:pPr>
          </w:p>
        </w:tc>
      </w:tr>
      <w:tr w:rsidR="00115088" w:rsidRPr="00EC3927" w14:paraId="1D851FF0" w14:textId="77777777" w:rsidTr="00F14596">
        <w:trPr>
          <w:jc w:val="center"/>
        </w:trPr>
        <w:tc>
          <w:tcPr>
            <w:tcW w:w="817" w:type="dxa"/>
          </w:tcPr>
          <w:p w14:paraId="7C5EB33C" w14:textId="17270A37" w:rsidR="00115088" w:rsidRPr="00EC3927" w:rsidRDefault="00115088" w:rsidP="00F14596">
            <w:pPr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>5</w:t>
            </w:r>
          </w:p>
        </w:tc>
        <w:tc>
          <w:tcPr>
            <w:tcW w:w="3855" w:type="dxa"/>
          </w:tcPr>
          <w:p w14:paraId="580F0346" w14:textId="08CD7E0F" w:rsidR="00115088" w:rsidRPr="00EC3927" w:rsidRDefault="00115088" w:rsidP="00F14596">
            <w:pPr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>Персона</w:t>
            </w:r>
          </w:p>
        </w:tc>
        <w:tc>
          <w:tcPr>
            <w:tcW w:w="2336" w:type="dxa"/>
          </w:tcPr>
          <w:p w14:paraId="52FD85A5" w14:textId="21526346" w:rsidR="00115088" w:rsidRPr="00EC3927" w:rsidRDefault="000801DD" w:rsidP="009E5313">
            <w:pPr>
              <w:spacing w:line="276" w:lineRule="auto"/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>1.</w:t>
            </w:r>
            <w:r w:rsidR="003D5B06" w:rsidRPr="00EC3927">
              <w:rPr>
                <w:lang w:eastAsia="ru-RU"/>
              </w:rPr>
              <w:t xml:space="preserve"> </w:t>
            </w:r>
            <w:r w:rsidR="002822F9">
              <w:rPr>
                <w:lang w:eastAsia="ru-RU"/>
              </w:rPr>
              <w:t>Персональные данные</w:t>
            </w:r>
          </w:p>
        </w:tc>
        <w:tc>
          <w:tcPr>
            <w:tcW w:w="2337" w:type="dxa"/>
          </w:tcPr>
          <w:p w14:paraId="62FCF663" w14:textId="033B6564" w:rsidR="00115088" w:rsidRPr="00EC3927" w:rsidRDefault="000C6B00" w:rsidP="00F14596">
            <w:pPr>
              <w:ind w:firstLine="0"/>
              <w:jc w:val="center"/>
              <w:rPr>
                <w:lang w:eastAsia="ru-RU"/>
              </w:rPr>
            </w:pPr>
            <w:r w:rsidRPr="00EC3927">
              <w:rPr>
                <w:lang w:eastAsia="ru-RU"/>
              </w:rPr>
              <w:t>Родственные связи</w:t>
            </w:r>
          </w:p>
        </w:tc>
      </w:tr>
      <w:tr w:rsidR="00DF1C49" w:rsidRPr="00EC3927" w14:paraId="3D9CE40C" w14:textId="77777777" w:rsidTr="00F14596">
        <w:trPr>
          <w:jc w:val="center"/>
        </w:trPr>
        <w:tc>
          <w:tcPr>
            <w:tcW w:w="817" w:type="dxa"/>
          </w:tcPr>
          <w:p w14:paraId="4248A2A5" w14:textId="46E56BAA" w:rsidR="00DF1C49" w:rsidRPr="00EC3927" w:rsidRDefault="00DF1C49" w:rsidP="00F1459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3855" w:type="dxa"/>
          </w:tcPr>
          <w:p w14:paraId="7794750C" w14:textId="355779A7" w:rsidR="00DF1C49" w:rsidRPr="00EC3927" w:rsidRDefault="00DF1C49" w:rsidP="00F14596">
            <w:pPr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График обязательных медицинских обследований</w:t>
            </w:r>
          </w:p>
        </w:tc>
        <w:tc>
          <w:tcPr>
            <w:tcW w:w="2336" w:type="dxa"/>
          </w:tcPr>
          <w:p w14:paraId="38808135" w14:textId="77777777" w:rsidR="00DF1C49" w:rsidRDefault="00055B58" w:rsidP="009E5313">
            <w:pPr>
              <w:spacing w:line="276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1. Название обследования</w:t>
            </w:r>
          </w:p>
          <w:p w14:paraId="6B2D0587" w14:textId="77777777" w:rsidR="00055B58" w:rsidRDefault="00055B58" w:rsidP="009E5313">
            <w:pPr>
              <w:spacing w:line="276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2. Частота прохождения</w:t>
            </w:r>
          </w:p>
          <w:p w14:paraId="155B36C9" w14:textId="2A3F622F" w:rsidR="00055B58" w:rsidRPr="00EC3927" w:rsidRDefault="00055B58" w:rsidP="009E5313">
            <w:pPr>
              <w:spacing w:line="276" w:lineRule="auto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3. Дата последнего прохождения обследования</w:t>
            </w:r>
          </w:p>
        </w:tc>
        <w:tc>
          <w:tcPr>
            <w:tcW w:w="2337" w:type="dxa"/>
          </w:tcPr>
          <w:p w14:paraId="6751865F" w14:textId="77777777" w:rsidR="00DF1C49" w:rsidRPr="00EC3927" w:rsidRDefault="00DF1C49" w:rsidP="00F14596">
            <w:pPr>
              <w:ind w:firstLine="0"/>
              <w:jc w:val="center"/>
              <w:rPr>
                <w:lang w:eastAsia="ru-RU"/>
              </w:rPr>
            </w:pPr>
          </w:p>
        </w:tc>
      </w:tr>
    </w:tbl>
    <w:p w14:paraId="53D7EA33" w14:textId="7DA0389D" w:rsidR="004C5BD4" w:rsidRPr="00EC4066" w:rsidRDefault="004C5BD4" w:rsidP="004C5BD4">
      <w:pPr>
        <w:pStyle w:val="20"/>
        <w:spacing w:before="360" w:after="120" w:line="240" w:lineRule="auto"/>
        <w:ind w:firstLine="0"/>
        <w:jc w:val="center"/>
        <w:rPr>
          <w:szCs w:val="28"/>
        </w:rPr>
      </w:pPr>
      <w:bookmarkStart w:id="28" w:name="_Toc514654099"/>
      <w:bookmarkStart w:id="29" w:name="_Toc517117939"/>
      <w:bookmarkStart w:id="30" w:name="_Toc105799962"/>
      <w:r w:rsidRPr="00EC4066">
        <w:rPr>
          <w:szCs w:val="28"/>
        </w:rPr>
        <w:t>Определение зависимостей между сущностями</w:t>
      </w:r>
      <w:bookmarkEnd w:id="28"/>
      <w:bookmarkEnd w:id="29"/>
      <w:bookmarkEnd w:id="30"/>
    </w:p>
    <w:p w14:paraId="1D408564" w14:textId="003EBC4B" w:rsidR="004C5BD4" w:rsidRPr="00827524" w:rsidRDefault="004C5BD4" w:rsidP="004C5BD4">
      <w:r w:rsidRPr="00DE52E1">
        <w:rPr>
          <w:szCs w:val="28"/>
        </w:rPr>
        <w:t>Кроме связей между сущностями и их свойствами (атрибутами) в ИЛМ моделируют зависимости между сущностями. Зависимости между сущностями в ИЛМ представляют связями различных типов. Зависимости моделируют следующими типами связей: «один к</w:t>
      </w:r>
      <w:r>
        <w:rPr>
          <w:szCs w:val="28"/>
        </w:rPr>
        <w:t xml:space="preserve"> одному» (1:1), «один ко многим</w:t>
      </w:r>
      <w:r w:rsidRPr="00DE52E1">
        <w:rPr>
          <w:szCs w:val="28"/>
        </w:rPr>
        <w:t>» (1:N), «многие к одному» (N:1), «многие ко многим» (N:M). Тип связи в отдельных источниках называют степенью связи или кратностью связи. Перечень связываемых сущностей ИЛМ и связей</w:t>
      </w:r>
      <w:r>
        <w:rPr>
          <w:szCs w:val="28"/>
        </w:rPr>
        <w:t xml:space="preserve"> между ними</w:t>
      </w:r>
      <w:r w:rsidRPr="00DE52E1">
        <w:rPr>
          <w:szCs w:val="28"/>
        </w:rPr>
        <w:t xml:space="preserve"> представлен в </w:t>
      </w:r>
      <w:r>
        <w:fldChar w:fldCharType="begin"/>
      </w:r>
      <w:r>
        <w:instrText xml:space="preserve"> REF _Ref514581050 \h  \* MERGEFORMAT </w:instrText>
      </w:r>
      <w:r>
        <w:fldChar w:fldCharType="separate"/>
      </w:r>
      <w:r>
        <w:rPr>
          <w:szCs w:val="28"/>
        </w:rPr>
        <w:t>т</w:t>
      </w:r>
      <w:r w:rsidRPr="00DE52E1">
        <w:rPr>
          <w:szCs w:val="28"/>
        </w:rPr>
        <w:t>аблиц</w:t>
      </w:r>
      <w:r>
        <w:rPr>
          <w:szCs w:val="28"/>
        </w:rPr>
        <w:t>е</w:t>
      </w:r>
      <w:r w:rsidRPr="00DE52E1">
        <w:rPr>
          <w:szCs w:val="28"/>
        </w:rPr>
        <w:t xml:space="preserve"> 3</w:t>
      </w:r>
      <w:r>
        <w:fldChar w:fldCharType="end"/>
      </w:r>
      <w:r w:rsidRPr="00827524">
        <w:t>.</w:t>
      </w:r>
    </w:p>
    <w:p w14:paraId="4F49FF28" w14:textId="77777777" w:rsidR="004C5BD4" w:rsidRPr="009A559D" w:rsidRDefault="004C5BD4" w:rsidP="004C5BD4">
      <w:pPr>
        <w:pStyle w:val="a5"/>
        <w:spacing w:after="120"/>
        <w:ind w:firstLine="0"/>
        <w:rPr>
          <w:b w:val="0"/>
          <w:szCs w:val="22"/>
        </w:rPr>
      </w:pPr>
      <w:bookmarkStart w:id="31" w:name="_Ref514581050"/>
      <w:r w:rsidRPr="009A559D">
        <w:rPr>
          <w:b w:val="0"/>
          <w:szCs w:val="22"/>
        </w:rPr>
        <w:t xml:space="preserve">Таблица </w:t>
      </w:r>
      <w:r w:rsidRPr="009A559D">
        <w:rPr>
          <w:b w:val="0"/>
          <w:szCs w:val="22"/>
        </w:rPr>
        <w:fldChar w:fldCharType="begin"/>
      </w:r>
      <w:r w:rsidRPr="009A559D">
        <w:rPr>
          <w:b w:val="0"/>
          <w:szCs w:val="22"/>
        </w:rPr>
        <w:instrText xml:space="preserve"> SEQ Таблица \* ARABIC </w:instrText>
      </w:r>
      <w:r w:rsidRPr="009A559D">
        <w:rPr>
          <w:b w:val="0"/>
          <w:szCs w:val="22"/>
        </w:rPr>
        <w:fldChar w:fldCharType="separate"/>
      </w:r>
      <w:r w:rsidRPr="009A559D">
        <w:rPr>
          <w:b w:val="0"/>
          <w:noProof/>
          <w:szCs w:val="22"/>
        </w:rPr>
        <w:t>3</w:t>
      </w:r>
      <w:r w:rsidRPr="009A559D">
        <w:rPr>
          <w:b w:val="0"/>
          <w:szCs w:val="22"/>
        </w:rPr>
        <w:fldChar w:fldCharType="end"/>
      </w:r>
      <w:bookmarkEnd w:id="31"/>
      <w:r w:rsidRPr="009A559D">
        <w:rPr>
          <w:b w:val="0"/>
          <w:szCs w:val="22"/>
        </w:rPr>
        <w:t xml:space="preserve"> </w:t>
      </w:r>
      <w:r>
        <w:rPr>
          <w:b w:val="0"/>
          <w:szCs w:val="22"/>
        </w:rPr>
        <w:t xml:space="preserve">- </w:t>
      </w:r>
      <w:r w:rsidRPr="009A559D">
        <w:rPr>
          <w:b w:val="0"/>
          <w:szCs w:val="22"/>
        </w:rPr>
        <w:t xml:space="preserve">Описание связей между сущностями 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828"/>
        <w:gridCol w:w="3040"/>
        <w:gridCol w:w="1908"/>
        <w:gridCol w:w="2428"/>
      </w:tblGrid>
      <w:tr w:rsidR="00CA23D8" w:rsidRPr="00D96560" w14:paraId="09F1F8F8" w14:textId="77777777" w:rsidTr="00290852">
        <w:trPr>
          <w:trHeight w:val="340"/>
          <w:jc w:val="center"/>
        </w:trPr>
        <w:tc>
          <w:tcPr>
            <w:tcW w:w="828" w:type="dxa"/>
            <w:vAlign w:val="center"/>
          </w:tcPr>
          <w:p w14:paraId="64CE735A" w14:textId="77777777" w:rsidR="00CA23D8" w:rsidRPr="00D96560" w:rsidRDefault="00CA23D8" w:rsidP="00CA23D8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3040" w:type="dxa"/>
            <w:vAlign w:val="center"/>
          </w:tcPr>
          <w:p w14:paraId="5F2C2B05" w14:textId="77777777" w:rsidR="00CA23D8" w:rsidRPr="002664F4" w:rsidRDefault="00CA23D8" w:rsidP="00CA23D8">
            <w:pPr>
              <w:jc w:val="center"/>
              <w:rPr>
                <w:b/>
                <w:sz w:val="22"/>
                <w:szCs w:val="22"/>
              </w:rPr>
            </w:pPr>
            <w:r w:rsidRPr="002664F4">
              <w:rPr>
                <w:b/>
                <w:sz w:val="22"/>
                <w:szCs w:val="22"/>
              </w:rPr>
              <w:t>Наименование связываемых сущностей</w:t>
            </w:r>
          </w:p>
        </w:tc>
        <w:tc>
          <w:tcPr>
            <w:tcW w:w="1908" w:type="dxa"/>
            <w:vAlign w:val="center"/>
          </w:tcPr>
          <w:p w14:paraId="60FF56C2" w14:textId="0E91B2A4" w:rsidR="00CA23D8" w:rsidRPr="00CA23D8" w:rsidRDefault="00CA23D8" w:rsidP="00FC08A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Тип</w:t>
            </w:r>
            <w:r w:rsidR="00FC08AF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связи</w:t>
            </w:r>
          </w:p>
        </w:tc>
        <w:tc>
          <w:tcPr>
            <w:tcW w:w="2428" w:type="dxa"/>
            <w:vAlign w:val="center"/>
          </w:tcPr>
          <w:p w14:paraId="3EB03BC6" w14:textId="77777777" w:rsidR="00CA23D8" w:rsidRPr="002664F4" w:rsidRDefault="00CA23D8" w:rsidP="00CA23D8">
            <w:pPr>
              <w:rPr>
                <w:b/>
                <w:sz w:val="22"/>
                <w:szCs w:val="22"/>
              </w:rPr>
            </w:pPr>
            <w:r w:rsidRPr="002664F4">
              <w:rPr>
                <w:b/>
                <w:sz w:val="22"/>
                <w:szCs w:val="22"/>
              </w:rPr>
              <w:t>Примечание</w:t>
            </w:r>
          </w:p>
        </w:tc>
      </w:tr>
      <w:tr w:rsidR="00CA23D8" w:rsidRPr="00D3589A" w14:paraId="4E370848" w14:textId="77777777" w:rsidTr="00290852">
        <w:trPr>
          <w:trHeight w:val="340"/>
          <w:jc w:val="center"/>
        </w:trPr>
        <w:tc>
          <w:tcPr>
            <w:tcW w:w="828" w:type="dxa"/>
          </w:tcPr>
          <w:p w14:paraId="22E8F400" w14:textId="77777777" w:rsidR="00CA23D8" w:rsidRPr="00D3589A" w:rsidRDefault="00CA23D8" w:rsidP="00CA23D8">
            <w:pPr>
              <w:ind w:firstLine="0"/>
              <w:jc w:val="center"/>
            </w:pPr>
            <w:r>
              <w:t>1</w:t>
            </w:r>
          </w:p>
        </w:tc>
        <w:tc>
          <w:tcPr>
            <w:tcW w:w="3040" w:type="dxa"/>
          </w:tcPr>
          <w:p w14:paraId="5DE5566D" w14:textId="2ECB48DA" w:rsidR="00CA23D8" w:rsidRPr="00D67222" w:rsidRDefault="00CA23D8" w:rsidP="00CA23D8">
            <w:pPr>
              <w:ind w:firstLine="0"/>
              <w:jc w:val="center"/>
            </w:pPr>
            <w:r>
              <w:t>Журнал-ордер – медицинские документы</w:t>
            </w:r>
          </w:p>
        </w:tc>
        <w:tc>
          <w:tcPr>
            <w:tcW w:w="1908" w:type="dxa"/>
          </w:tcPr>
          <w:p w14:paraId="7EA78331" w14:textId="39467299" w:rsidR="00CA23D8" w:rsidRPr="001B177C" w:rsidRDefault="00CA23D8" w:rsidP="00FC08AF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:N</w:t>
            </w:r>
          </w:p>
        </w:tc>
        <w:tc>
          <w:tcPr>
            <w:tcW w:w="2428" w:type="dxa"/>
          </w:tcPr>
          <w:p w14:paraId="7B60DE24" w14:textId="52C31C42" w:rsidR="00CA23D8" w:rsidRPr="00DF5534" w:rsidRDefault="00CA23D8" w:rsidP="00CA23D8">
            <w:pPr>
              <w:ind w:firstLine="0"/>
              <w:jc w:val="center"/>
            </w:pPr>
          </w:p>
        </w:tc>
      </w:tr>
      <w:tr w:rsidR="00CA23D8" w:rsidRPr="00D3589A" w14:paraId="403728C4" w14:textId="77777777" w:rsidTr="00290852">
        <w:trPr>
          <w:trHeight w:val="340"/>
          <w:jc w:val="center"/>
        </w:trPr>
        <w:tc>
          <w:tcPr>
            <w:tcW w:w="828" w:type="dxa"/>
          </w:tcPr>
          <w:p w14:paraId="3045A014" w14:textId="77777777" w:rsidR="00CA23D8" w:rsidRPr="00D3589A" w:rsidRDefault="00CA23D8" w:rsidP="00CA23D8">
            <w:pPr>
              <w:ind w:firstLine="0"/>
              <w:jc w:val="center"/>
            </w:pPr>
            <w:r>
              <w:t>2</w:t>
            </w:r>
          </w:p>
        </w:tc>
        <w:tc>
          <w:tcPr>
            <w:tcW w:w="3040" w:type="dxa"/>
          </w:tcPr>
          <w:p w14:paraId="7A1AE4A5" w14:textId="45BFC1BE" w:rsidR="00CA23D8" w:rsidRPr="00D3589A" w:rsidRDefault="00CA23D8" w:rsidP="00CA23D8">
            <w:pPr>
              <w:ind w:firstLine="0"/>
              <w:jc w:val="center"/>
            </w:pPr>
            <w:r>
              <w:t xml:space="preserve">Журнал-ордер – справочник медицинских </w:t>
            </w:r>
            <w:r>
              <w:lastRenderedPageBreak/>
              <w:t>учреждений</w:t>
            </w:r>
          </w:p>
        </w:tc>
        <w:tc>
          <w:tcPr>
            <w:tcW w:w="1908" w:type="dxa"/>
          </w:tcPr>
          <w:p w14:paraId="67F925FF" w14:textId="47FE9ECB" w:rsidR="00CA23D8" w:rsidRPr="00D67222" w:rsidRDefault="00CA23D8" w:rsidP="00FC08A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1:</w:t>
            </w:r>
            <w:r w:rsidR="005B2209">
              <w:rPr>
                <w:lang w:val="en-US"/>
              </w:rPr>
              <w:t>M</w:t>
            </w:r>
          </w:p>
        </w:tc>
        <w:tc>
          <w:tcPr>
            <w:tcW w:w="2428" w:type="dxa"/>
          </w:tcPr>
          <w:p w14:paraId="5C3389B7" w14:textId="221FE3D3" w:rsidR="00CA23D8" w:rsidRPr="00D3589A" w:rsidRDefault="00CA23D8" w:rsidP="00CA23D8">
            <w:pPr>
              <w:ind w:firstLine="0"/>
              <w:jc w:val="center"/>
            </w:pPr>
          </w:p>
        </w:tc>
      </w:tr>
      <w:tr w:rsidR="00CA23D8" w:rsidRPr="00D3589A" w14:paraId="56DABFF4" w14:textId="77777777" w:rsidTr="00290852">
        <w:trPr>
          <w:trHeight w:val="340"/>
          <w:jc w:val="center"/>
        </w:trPr>
        <w:tc>
          <w:tcPr>
            <w:tcW w:w="828" w:type="dxa"/>
          </w:tcPr>
          <w:p w14:paraId="1F23C7A3" w14:textId="77777777" w:rsidR="00CA23D8" w:rsidRDefault="00CA23D8" w:rsidP="00CA23D8">
            <w:pPr>
              <w:ind w:firstLine="0"/>
              <w:jc w:val="center"/>
            </w:pPr>
            <w:r>
              <w:t>3</w:t>
            </w:r>
          </w:p>
        </w:tc>
        <w:tc>
          <w:tcPr>
            <w:tcW w:w="3040" w:type="dxa"/>
          </w:tcPr>
          <w:p w14:paraId="3AAE894A" w14:textId="7C060D29" w:rsidR="00CA23D8" w:rsidRPr="00F6635E" w:rsidRDefault="00CA23D8" w:rsidP="00CA23D8">
            <w:pPr>
              <w:ind w:firstLine="0"/>
              <w:jc w:val="center"/>
            </w:pPr>
            <w:r>
              <w:t>Медицинские документы – справочник показателей здоровья</w:t>
            </w:r>
          </w:p>
        </w:tc>
        <w:tc>
          <w:tcPr>
            <w:tcW w:w="1908" w:type="dxa"/>
          </w:tcPr>
          <w:p w14:paraId="22FD2AA9" w14:textId="02625A63" w:rsidR="00CA23D8" w:rsidRPr="00A31BD3" w:rsidRDefault="00A31BD3" w:rsidP="00FC08AF">
            <w:pPr>
              <w:rPr>
                <w:lang w:val="en-US"/>
              </w:rPr>
            </w:pPr>
            <w:r>
              <w:rPr>
                <w:lang w:val="en-US"/>
              </w:rPr>
              <w:t>N:M</w:t>
            </w:r>
          </w:p>
        </w:tc>
        <w:tc>
          <w:tcPr>
            <w:tcW w:w="2428" w:type="dxa"/>
          </w:tcPr>
          <w:p w14:paraId="655A5E26" w14:textId="3C73D2F2" w:rsidR="00CA23D8" w:rsidRPr="00E1115F" w:rsidRDefault="00CA23D8" w:rsidP="00CA23D8">
            <w:pPr>
              <w:ind w:firstLine="0"/>
              <w:jc w:val="center"/>
            </w:pPr>
          </w:p>
        </w:tc>
      </w:tr>
      <w:tr w:rsidR="00CA23D8" w:rsidRPr="00D3589A" w14:paraId="72B8DD52" w14:textId="77777777" w:rsidTr="00290852">
        <w:trPr>
          <w:trHeight w:val="340"/>
          <w:jc w:val="center"/>
        </w:trPr>
        <w:tc>
          <w:tcPr>
            <w:tcW w:w="828" w:type="dxa"/>
          </w:tcPr>
          <w:p w14:paraId="2102DFEA" w14:textId="77777777" w:rsidR="00CA23D8" w:rsidRDefault="00CA23D8" w:rsidP="00CA23D8">
            <w:pPr>
              <w:ind w:firstLine="0"/>
              <w:jc w:val="center"/>
            </w:pPr>
            <w:r>
              <w:t>4</w:t>
            </w:r>
          </w:p>
        </w:tc>
        <w:tc>
          <w:tcPr>
            <w:tcW w:w="3040" w:type="dxa"/>
          </w:tcPr>
          <w:p w14:paraId="0654D98C" w14:textId="5EB48192" w:rsidR="00CA23D8" w:rsidRDefault="00CA23D8" w:rsidP="00CA23D8">
            <w:pPr>
              <w:ind w:firstLine="0"/>
              <w:jc w:val="center"/>
            </w:pPr>
            <w:r>
              <w:t>Журнал-ордер - персона</w:t>
            </w:r>
          </w:p>
        </w:tc>
        <w:tc>
          <w:tcPr>
            <w:tcW w:w="1908" w:type="dxa"/>
          </w:tcPr>
          <w:p w14:paraId="777968E1" w14:textId="30876B1B" w:rsidR="00CA23D8" w:rsidRPr="00F6635E" w:rsidRDefault="00B620BD" w:rsidP="00FC08A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A23D8">
              <w:rPr>
                <w:lang w:val="en-US"/>
              </w:rPr>
              <w:t>:M</w:t>
            </w:r>
          </w:p>
        </w:tc>
        <w:tc>
          <w:tcPr>
            <w:tcW w:w="2428" w:type="dxa"/>
          </w:tcPr>
          <w:p w14:paraId="07B981E5" w14:textId="427057B8" w:rsidR="00CA23D8" w:rsidRDefault="00CA23D8" w:rsidP="00CA23D8">
            <w:pPr>
              <w:ind w:firstLine="0"/>
              <w:jc w:val="center"/>
            </w:pPr>
          </w:p>
        </w:tc>
      </w:tr>
      <w:tr w:rsidR="001E2AE6" w:rsidRPr="00D3589A" w14:paraId="60FFEAFC" w14:textId="77777777" w:rsidTr="00290852">
        <w:trPr>
          <w:trHeight w:val="340"/>
          <w:jc w:val="center"/>
        </w:trPr>
        <w:tc>
          <w:tcPr>
            <w:tcW w:w="828" w:type="dxa"/>
          </w:tcPr>
          <w:p w14:paraId="0846B10C" w14:textId="54E6BC28" w:rsidR="001E2AE6" w:rsidRDefault="001E2AE6" w:rsidP="00CA23D8">
            <w:pPr>
              <w:ind w:firstLine="0"/>
              <w:jc w:val="center"/>
            </w:pPr>
            <w:r>
              <w:t>5</w:t>
            </w:r>
          </w:p>
        </w:tc>
        <w:tc>
          <w:tcPr>
            <w:tcW w:w="3040" w:type="dxa"/>
          </w:tcPr>
          <w:p w14:paraId="1B02D275" w14:textId="14D40919" w:rsidR="001E2AE6" w:rsidRDefault="001E2AE6" w:rsidP="00CA23D8">
            <w:pPr>
              <w:ind w:firstLine="0"/>
              <w:jc w:val="center"/>
            </w:pPr>
            <w:r>
              <w:rPr>
                <w:lang w:eastAsia="ru-RU"/>
              </w:rPr>
              <w:t>График обязательных медицинских обследований</w:t>
            </w:r>
            <w:r>
              <w:rPr>
                <w:lang w:eastAsia="ru-RU"/>
              </w:rPr>
              <w:t xml:space="preserve"> – Журнал-орде</w:t>
            </w:r>
            <w:r w:rsidR="00EF710A">
              <w:rPr>
                <w:lang w:eastAsia="ru-RU"/>
              </w:rPr>
              <w:t>р</w:t>
            </w:r>
          </w:p>
        </w:tc>
        <w:tc>
          <w:tcPr>
            <w:tcW w:w="1908" w:type="dxa"/>
          </w:tcPr>
          <w:p w14:paraId="565095B7" w14:textId="2C491B8B" w:rsidR="001E2AE6" w:rsidRPr="001E2AE6" w:rsidRDefault="00A826C1" w:rsidP="00FC08AF">
            <w:r>
              <w:rPr>
                <w:lang w:val="en-US"/>
              </w:rPr>
              <w:t>N</w:t>
            </w:r>
            <w:r w:rsidR="00176977">
              <w:t>:1</w:t>
            </w:r>
          </w:p>
        </w:tc>
        <w:tc>
          <w:tcPr>
            <w:tcW w:w="2428" w:type="dxa"/>
          </w:tcPr>
          <w:p w14:paraId="6C8C64B2" w14:textId="77777777" w:rsidR="001E2AE6" w:rsidRDefault="001E2AE6" w:rsidP="00CA23D8">
            <w:pPr>
              <w:ind w:firstLine="0"/>
              <w:jc w:val="center"/>
            </w:pPr>
          </w:p>
        </w:tc>
      </w:tr>
    </w:tbl>
    <w:p w14:paraId="04904C71" w14:textId="77777777" w:rsidR="004C5BD4" w:rsidRDefault="004C5BD4" w:rsidP="004C5BD4">
      <w:pPr>
        <w:pStyle w:val="20"/>
        <w:numPr>
          <w:ilvl w:val="0"/>
          <w:numId w:val="0"/>
        </w:numPr>
        <w:spacing w:before="120" w:after="120" w:line="240" w:lineRule="auto"/>
        <w:ind w:left="568"/>
        <w:rPr>
          <w:szCs w:val="28"/>
        </w:rPr>
      </w:pPr>
      <w:bookmarkStart w:id="32" w:name="_Toc514654100"/>
    </w:p>
    <w:p w14:paraId="04040A02" w14:textId="77777777" w:rsidR="004C5BD4" w:rsidRPr="002664F4" w:rsidRDefault="004C5BD4" w:rsidP="004C5BD4">
      <w:pPr>
        <w:pStyle w:val="20"/>
        <w:spacing w:before="120" w:after="120" w:line="240" w:lineRule="auto"/>
        <w:ind w:firstLine="0"/>
        <w:jc w:val="center"/>
        <w:rPr>
          <w:szCs w:val="28"/>
        </w:rPr>
      </w:pPr>
      <w:bookmarkStart w:id="33" w:name="_Toc517117940"/>
      <w:bookmarkStart w:id="34" w:name="_Toc105799963"/>
      <w:r w:rsidRPr="002664F4">
        <w:rPr>
          <w:szCs w:val="28"/>
        </w:rPr>
        <w:t>Определение первичных ключей</w:t>
      </w:r>
      <w:bookmarkEnd w:id="32"/>
      <w:bookmarkEnd w:id="33"/>
      <w:bookmarkEnd w:id="34"/>
    </w:p>
    <w:p w14:paraId="2A0094CB" w14:textId="77777777" w:rsidR="004C5BD4" w:rsidRPr="00DE750F" w:rsidRDefault="004C5BD4" w:rsidP="004C5BD4">
      <w:pPr>
        <w:ind w:firstLine="720"/>
        <w:rPr>
          <w:szCs w:val="28"/>
        </w:rPr>
      </w:pPr>
      <w:r w:rsidRPr="00427D2B">
        <w:rPr>
          <w:szCs w:val="28"/>
        </w:rPr>
        <w:t xml:space="preserve">В этом </w:t>
      </w:r>
      <w:r>
        <w:rPr>
          <w:szCs w:val="28"/>
        </w:rPr>
        <w:t xml:space="preserve">проекте </w:t>
      </w:r>
      <w:r w:rsidRPr="00427D2B">
        <w:rPr>
          <w:szCs w:val="28"/>
        </w:rPr>
        <w:t>рассматриваются ключи двух</w:t>
      </w:r>
      <w:r w:rsidRPr="00DE750F">
        <w:rPr>
          <w:szCs w:val="28"/>
        </w:rPr>
        <w:t xml:space="preserve"> типов: первичные и внешние.</w:t>
      </w:r>
      <w:r>
        <w:rPr>
          <w:szCs w:val="28"/>
        </w:rPr>
        <w:t xml:space="preserve"> Оба типа ключей являются элементами механизма поддержки ссылочной целостности. </w:t>
      </w:r>
    </w:p>
    <w:p w14:paraId="7358EDB6" w14:textId="77777777" w:rsidR="004C5BD4" w:rsidRPr="004D5B02" w:rsidRDefault="004C5BD4" w:rsidP="004C5BD4">
      <w:pPr>
        <w:ind w:firstLine="720"/>
        <w:rPr>
          <w:szCs w:val="28"/>
        </w:rPr>
      </w:pPr>
      <w:r w:rsidRPr="004D5B02">
        <w:rPr>
          <w:szCs w:val="28"/>
        </w:rPr>
        <w:t>Первичный ключ – одно или несколько полей (столбцов таблицы), комбинация значений которых позволяет однозначно идентифицировать экземпляр данной сущности. Первичный ключ не допускает наличия NULL-значений и должен содержать уникальные значения. Значения этого ключа используются для связывания таблицы с внешними ключами других таблиц.</w:t>
      </w:r>
    </w:p>
    <w:p w14:paraId="35A44146" w14:textId="77777777" w:rsidR="004C5BD4" w:rsidRPr="004D5B02" w:rsidRDefault="004C5BD4" w:rsidP="004C5BD4">
      <w:pPr>
        <w:ind w:firstLine="720"/>
        <w:rPr>
          <w:szCs w:val="28"/>
        </w:rPr>
      </w:pPr>
      <w:r>
        <w:rPr>
          <w:szCs w:val="28"/>
        </w:rPr>
        <w:t>Внешний ключ – предназначен для</w:t>
      </w:r>
      <w:r w:rsidRPr="004D5B02">
        <w:rPr>
          <w:szCs w:val="28"/>
        </w:rPr>
        <w:t xml:space="preserve"> объединения таблиц </w:t>
      </w:r>
      <w:r>
        <w:rPr>
          <w:szCs w:val="28"/>
        </w:rPr>
        <w:t xml:space="preserve">по особым правилам </w:t>
      </w:r>
      <w:r w:rsidRPr="004D5B02">
        <w:rPr>
          <w:szCs w:val="28"/>
        </w:rPr>
        <w:t xml:space="preserve">и представляет собой одно или несколько полей (столбцов таблицы), содержащих ссылку на первичный ключ связываемых таблиц. </w:t>
      </w:r>
    </w:p>
    <w:p w14:paraId="7968F278" w14:textId="77777777" w:rsidR="004C5BD4" w:rsidRPr="004D5B02" w:rsidRDefault="004C5BD4" w:rsidP="004C5BD4">
      <w:pPr>
        <w:ind w:firstLine="720"/>
        <w:rPr>
          <w:szCs w:val="28"/>
        </w:rPr>
      </w:pPr>
      <w:r w:rsidRPr="004D5B02">
        <w:rPr>
          <w:szCs w:val="28"/>
        </w:rPr>
        <w:t>В качестве первичных ключей могут быть использованы следующие типы данных:</w:t>
      </w:r>
    </w:p>
    <w:p w14:paraId="4A2ACFD7" w14:textId="77777777" w:rsidR="004C5BD4" w:rsidRPr="004D5B02" w:rsidRDefault="004C5BD4" w:rsidP="004C5BD4">
      <w:pPr>
        <w:numPr>
          <w:ilvl w:val="0"/>
          <w:numId w:val="6"/>
        </w:numPr>
        <w:spacing w:before="120" w:after="120"/>
        <w:ind w:left="0" w:firstLine="720"/>
        <w:contextualSpacing/>
        <w:rPr>
          <w:szCs w:val="28"/>
        </w:rPr>
      </w:pPr>
      <w:r w:rsidRPr="004D5B02">
        <w:rPr>
          <w:szCs w:val="28"/>
        </w:rPr>
        <w:t xml:space="preserve">поле счётчика – тип данных поля, в который для каждой добавляемой в таблицу записи автоматически заносится </w:t>
      </w:r>
      <w:r>
        <w:rPr>
          <w:szCs w:val="28"/>
        </w:rPr>
        <w:t xml:space="preserve">автоинкрементное целочисленное </w:t>
      </w:r>
      <w:r w:rsidRPr="004D5B02">
        <w:rPr>
          <w:szCs w:val="28"/>
        </w:rPr>
        <w:t>значение;</w:t>
      </w:r>
    </w:p>
    <w:p w14:paraId="67745AD2" w14:textId="77777777" w:rsidR="004C5BD4" w:rsidRPr="004D5B02" w:rsidRDefault="004C5BD4" w:rsidP="004C5BD4">
      <w:pPr>
        <w:numPr>
          <w:ilvl w:val="0"/>
          <w:numId w:val="6"/>
        </w:numPr>
        <w:spacing w:before="120" w:after="120"/>
        <w:ind w:left="0" w:firstLine="720"/>
        <w:contextualSpacing/>
        <w:rPr>
          <w:szCs w:val="28"/>
        </w:rPr>
      </w:pPr>
      <w:r w:rsidRPr="004D5B02">
        <w:rPr>
          <w:szCs w:val="28"/>
        </w:rPr>
        <w:lastRenderedPageBreak/>
        <w:t>простой ключ - поле, содержащее уникальные значения (например,</w:t>
      </w:r>
      <w:r>
        <w:rPr>
          <w:szCs w:val="28"/>
        </w:rPr>
        <w:t xml:space="preserve"> уникальные в ПрО</w:t>
      </w:r>
      <w:r w:rsidRPr="004D5B02">
        <w:rPr>
          <w:szCs w:val="28"/>
        </w:rPr>
        <w:t xml:space="preserve"> коды или инвентарные номера) и не содержащее значений NULL;</w:t>
      </w:r>
    </w:p>
    <w:p w14:paraId="75CD23D2" w14:textId="77777777" w:rsidR="004C5BD4" w:rsidRDefault="004C5BD4" w:rsidP="004C5BD4">
      <w:pPr>
        <w:numPr>
          <w:ilvl w:val="0"/>
          <w:numId w:val="6"/>
        </w:numPr>
        <w:spacing w:before="120" w:after="120"/>
        <w:ind w:left="0" w:firstLine="720"/>
        <w:contextualSpacing/>
      </w:pPr>
      <w:r w:rsidRPr="004D5B02">
        <w:rPr>
          <w:szCs w:val="28"/>
        </w:rPr>
        <w:t>составной ключ - используется, когда невозможно гарантировать уникальность значений каждого поля (в этом случае создаётся ключ, содержащий несколько столбцов).</w:t>
      </w:r>
    </w:p>
    <w:p w14:paraId="59E420F4" w14:textId="77777777" w:rsidR="004C5BD4" w:rsidRPr="004D5B02" w:rsidRDefault="004C5BD4" w:rsidP="004C5BD4">
      <w:pPr>
        <w:spacing w:before="240"/>
        <w:rPr>
          <w:szCs w:val="28"/>
        </w:rPr>
      </w:pPr>
      <w:r>
        <w:rPr>
          <w:szCs w:val="28"/>
        </w:rPr>
        <w:t xml:space="preserve">Достаточно часто (но не всегда, а иногда и не рекомендуют) в источниках по БД в качестве первичного ключа применяют так называемые суррогатные ключи, для которых </w:t>
      </w:r>
      <w:r w:rsidRPr="004D5B02">
        <w:rPr>
          <w:szCs w:val="28"/>
        </w:rPr>
        <w:t>дополнительно к полям</w:t>
      </w:r>
      <w:r>
        <w:rPr>
          <w:szCs w:val="28"/>
        </w:rPr>
        <w:t xml:space="preserve"> таблицы создают отдельное поле</w:t>
      </w:r>
      <w:r w:rsidRPr="004D5B02">
        <w:rPr>
          <w:szCs w:val="28"/>
        </w:rPr>
        <w:t>.</w:t>
      </w:r>
      <w:r>
        <w:rPr>
          <w:szCs w:val="28"/>
        </w:rPr>
        <w:t xml:space="preserve"> Как правило,</w:t>
      </w:r>
      <w:r w:rsidRPr="004D5B02">
        <w:rPr>
          <w:szCs w:val="28"/>
        </w:rPr>
        <w:t xml:space="preserve"> </w:t>
      </w:r>
      <w:r>
        <w:rPr>
          <w:szCs w:val="28"/>
        </w:rPr>
        <w:t>н</w:t>
      </w:r>
      <w:r w:rsidRPr="004D5B02">
        <w:rPr>
          <w:szCs w:val="28"/>
        </w:rPr>
        <w:t xml:space="preserve">аименование такого </w:t>
      </w:r>
      <w:r>
        <w:rPr>
          <w:szCs w:val="28"/>
        </w:rPr>
        <w:t>поля</w:t>
      </w:r>
      <w:r w:rsidRPr="004D5B02">
        <w:rPr>
          <w:szCs w:val="28"/>
        </w:rPr>
        <w:t xml:space="preserve"> – «Id», тип </w:t>
      </w:r>
      <w:r>
        <w:rPr>
          <w:szCs w:val="28"/>
        </w:rPr>
        <w:t>–</w:t>
      </w:r>
      <w:r w:rsidRPr="004D5B02">
        <w:rPr>
          <w:szCs w:val="28"/>
        </w:rPr>
        <w:t xml:space="preserve"> автоинкрементный</w:t>
      </w:r>
      <w:r>
        <w:rPr>
          <w:szCs w:val="28"/>
        </w:rPr>
        <w:t xml:space="preserve"> </w:t>
      </w:r>
      <w:r w:rsidRPr="004D5B02">
        <w:rPr>
          <w:szCs w:val="28"/>
        </w:rPr>
        <w:t>целочисленный</w:t>
      </w:r>
      <w:r>
        <w:rPr>
          <w:szCs w:val="28"/>
        </w:rPr>
        <w:t xml:space="preserve"> (аналог счетчика)</w:t>
      </w:r>
      <w:r w:rsidRPr="004D5B02">
        <w:rPr>
          <w:szCs w:val="28"/>
        </w:rPr>
        <w:t>.</w:t>
      </w:r>
    </w:p>
    <w:p w14:paraId="1FD11F9D" w14:textId="77777777" w:rsidR="004C5BD4" w:rsidRPr="002664F4" w:rsidRDefault="004C5BD4" w:rsidP="004C5BD4">
      <w:pPr>
        <w:pStyle w:val="20"/>
        <w:spacing w:before="120" w:after="120" w:line="240" w:lineRule="auto"/>
        <w:ind w:firstLine="0"/>
        <w:jc w:val="center"/>
        <w:rPr>
          <w:szCs w:val="28"/>
        </w:rPr>
      </w:pPr>
      <w:bookmarkStart w:id="35" w:name="_Toc514654101"/>
      <w:bookmarkStart w:id="36" w:name="_Toc517117941"/>
      <w:bookmarkStart w:id="37" w:name="_Toc105799964"/>
      <w:r w:rsidRPr="002664F4">
        <w:rPr>
          <w:szCs w:val="28"/>
        </w:rPr>
        <w:t>Нормализация модели</w:t>
      </w:r>
      <w:bookmarkEnd w:id="35"/>
      <w:bookmarkEnd w:id="36"/>
      <w:bookmarkEnd w:id="37"/>
    </w:p>
    <w:p w14:paraId="34B67DE3" w14:textId="77777777" w:rsidR="004C5BD4" w:rsidRDefault="004C5BD4" w:rsidP="004C5BD4">
      <w:pPr>
        <w:rPr>
          <w:szCs w:val="28"/>
        </w:rPr>
      </w:pPr>
      <w:r w:rsidRPr="002A3246">
        <w:rPr>
          <w:szCs w:val="28"/>
        </w:rPr>
        <w:t xml:space="preserve">Нормализация </w:t>
      </w:r>
      <w:r>
        <w:rPr>
          <w:szCs w:val="28"/>
        </w:rPr>
        <w:t>модели на этапе построении ИЛМ осуществляется, как правило, посредством декомпозиции модели на отдельные (пусть и зависимые) сущности ПрО. Такая декомпозиция осуществляется посредством анализа текста описания ПрО.</w:t>
      </w:r>
    </w:p>
    <w:p w14:paraId="58083B9D" w14:textId="77777777" w:rsidR="004C5BD4" w:rsidRDefault="004C5BD4" w:rsidP="004C5BD4">
      <w:pPr>
        <w:rPr>
          <w:szCs w:val="28"/>
        </w:rPr>
      </w:pPr>
      <w:r>
        <w:rPr>
          <w:szCs w:val="28"/>
        </w:rPr>
        <w:t>Так, например, по типу хранимой информации БД условно делятся на документальные и фактографические. Основная единица документальных БД - сведения о документах на естественном языке (исследовательские отчеты, законы и т.п.). Основная условно независимая единица фактографических БД – факты (фактические сведения как объекты ПрО). Кроме того, есть БД, в которых и документы и факты объединены в одну модель, но при этом, как правило, документы, в этом случае, это уже единицы, состоящие из отдельных единиц данных (преимущественно фактов ПрО).</w:t>
      </w:r>
    </w:p>
    <w:p w14:paraId="5FCE29A2" w14:textId="6525AAD7" w:rsidR="004C5BD4" w:rsidRDefault="004C5BD4" w:rsidP="004C5BD4">
      <w:pPr>
        <w:rPr>
          <w:szCs w:val="28"/>
        </w:rPr>
      </w:pPr>
      <w:r>
        <w:rPr>
          <w:szCs w:val="28"/>
        </w:rPr>
        <w:t>На основе этого различения и производится декомпозиция ИЛМ при начальной нормализации и заключается она в выделении фактов-объектов из сложных объектов (например, каких</w:t>
      </w:r>
      <w:r w:rsidR="003D15B5" w:rsidRPr="00761EB0">
        <w:rPr>
          <w:szCs w:val="28"/>
        </w:rPr>
        <w:t>-</w:t>
      </w:r>
      <w:r>
        <w:rPr>
          <w:szCs w:val="28"/>
        </w:rPr>
        <w:t xml:space="preserve">либо учетных документов) или высказываний о назначении объектов ПрО и т.д. </w:t>
      </w:r>
    </w:p>
    <w:p w14:paraId="0044B4EE" w14:textId="434274C3" w:rsidR="004C5BD4" w:rsidRPr="000553BC" w:rsidRDefault="004C5BD4" w:rsidP="000553BC">
      <w:pPr>
        <w:rPr>
          <w:szCs w:val="28"/>
        </w:rPr>
      </w:pPr>
      <w:r w:rsidRPr="00CB24A4">
        <w:rPr>
          <w:szCs w:val="28"/>
        </w:rPr>
        <w:t>На рисунке 2 представлен</w:t>
      </w:r>
      <w:r w:rsidRPr="00CB24A4">
        <w:rPr>
          <w:rFonts w:eastAsia="Calibri"/>
          <w:szCs w:val="28"/>
        </w:rPr>
        <w:t>а И</w:t>
      </w:r>
      <w:r w:rsidR="003B3DB0">
        <w:rPr>
          <w:rFonts w:eastAsia="Calibri"/>
          <w:szCs w:val="28"/>
        </w:rPr>
        <w:t>ЛМ</w:t>
      </w:r>
      <w:r w:rsidRPr="00CB24A4">
        <w:rPr>
          <w:rFonts w:eastAsia="Calibri"/>
          <w:szCs w:val="28"/>
        </w:rPr>
        <w:t xml:space="preserve"> - схема</w:t>
      </w:r>
      <w:r w:rsidRPr="00CB24A4">
        <w:rPr>
          <w:szCs w:val="28"/>
        </w:rPr>
        <w:t xml:space="preserve">, полученная после выполнения нормализации </w:t>
      </w:r>
      <w:r>
        <w:rPr>
          <w:szCs w:val="28"/>
        </w:rPr>
        <w:t xml:space="preserve">схемы (см. </w:t>
      </w:r>
      <w:r>
        <w:fldChar w:fldCharType="begin"/>
      </w:r>
      <w:r>
        <w:instrText xml:space="preserve"> REF _Ref513927930 \h  \* MERGEFORMAT </w:instrText>
      </w:r>
      <w:r>
        <w:fldChar w:fldCharType="separate"/>
      </w:r>
      <w:r>
        <w:rPr>
          <w:szCs w:val="28"/>
        </w:rPr>
        <w:t>т</w:t>
      </w:r>
      <w:r w:rsidRPr="00CB24A4">
        <w:rPr>
          <w:szCs w:val="28"/>
        </w:rPr>
        <w:t>аблиц</w:t>
      </w:r>
      <w:r>
        <w:rPr>
          <w:szCs w:val="28"/>
        </w:rPr>
        <w:t>а</w:t>
      </w:r>
      <w:r w:rsidRPr="00CB24A4">
        <w:rPr>
          <w:szCs w:val="28"/>
        </w:rPr>
        <w:t xml:space="preserve"> 2</w:t>
      </w:r>
      <w:r>
        <w:fldChar w:fldCharType="end"/>
      </w:r>
      <w:r>
        <w:rPr>
          <w:szCs w:val="28"/>
        </w:rPr>
        <w:t xml:space="preserve"> и </w:t>
      </w:r>
      <w:r>
        <w:fldChar w:fldCharType="begin"/>
      </w:r>
      <w:r>
        <w:instrText xml:space="preserve"> REF _Ref514581050 \h  \* MERGEFORMAT </w:instrText>
      </w:r>
      <w:r>
        <w:fldChar w:fldCharType="separate"/>
      </w:r>
      <w:r>
        <w:rPr>
          <w:szCs w:val="28"/>
        </w:rPr>
        <w:t>т</w:t>
      </w:r>
      <w:r w:rsidRPr="00CB24A4">
        <w:rPr>
          <w:szCs w:val="28"/>
        </w:rPr>
        <w:t>аблиц</w:t>
      </w:r>
      <w:r>
        <w:rPr>
          <w:szCs w:val="28"/>
        </w:rPr>
        <w:t>а</w:t>
      </w:r>
      <w:r w:rsidRPr="00CB24A4">
        <w:rPr>
          <w:szCs w:val="28"/>
        </w:rPr>
        <w:t xml:space="preserve"> 3</w:t>
      </w:r>
      <w:r>
        <w:fldChar w:fldCharType="end"/>
      </w:r>
      <w:r>
        <w:rPr>
          <w:szCs w:val="28"/>
        </w:rPr>
        <w:t xml:space="preserve">). </w:t>
      </w:r>
    </w:p>
    <w:p w14:paraId="66DDCEE6" w14:textId="3F21EB80" w:rsidR="004C5BD4" w:rsidRPr="00761EB0" w:rsidRDefault="00C81C6F" w:rsidP="00525606">
      <w:pPr>
        <w:keepNext/>
        <w:spacing w:line="240" w:lineRule="auto"/>
        <w:ind w:firstLine="142"/>
        <w:jc w:val="center"/>
      </w:pPr>
      <w:r>
        <w:rPr>
          <w:noProof/>
        </w:rPr>
        <w:lastRenderedPageBreak/>
        <w:drawing>
          <wp:inline distT="0" distB="0" distL="0" distR="0" wp14:anchorId="18529ABC" wp14:editId="412B8F36">
            <wp:extent cx="6240780" cy="38709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549B6" w14:textId="7E7910F5" w:rsidR="00FE1B49" w:rsidRDefault="004C5BD4" w:rsidP="00FE1B49">
      <w:pPr>
        <w:pStyle w:val="a5"/>
        <w:spacing w:line="240" w:lineRule="auto"/>
        <w:jc w:val="left"/>
        <w:rPr>
          <w:b w:val="0"/>
          <w:sz w:val="24"/>
          <w:szCs w:val="24"/>
        </w:rPr>
      </w:pPr>
      <w:r w:rsidRPr="009A559D">
        <w:rPr>
          <w:b w:val="0"/>
          <w:sz w:val="24"/>
          <w:szCs w:val="24"/>
        </w:rPr>
        <w:t xml:space="preserve">Рисунок </w:t>
      </w:r>
      <w:r w:rsidRPr="009A559D">
        <w:rPr>
          <w:b w:val="0"/>
          <w:sz w:val="24"/>
          <w:szCs w:val="24"/>
        </w:rPr>
        <w:fldChar w:fldCharType="begin"/>
      </w:r>
      <w:r w:rsidRPr="009A559D">
        <w:rPr>
          <w:b w:val="0"/>
          <w:sz w:val="24"/>
          <w:szCs w:val="24"/>
        </w:rPr>
        <w:instrText xml:space="preserve"> SEQ Рисунок \* ARABIC </w:instrText>
      </w:r>
      <w:r w:rsidRPr="009A559D">
        <w:rPr>
          <w:b w:val="0"/>
          <w:sz w:val="24"/>
          <w:szCs w:val="24"/>
        </w:rPr>
        <w:fldChar w:fldCharType="separate"/>
      </w:r>
      <w:r w:rsidRPr="009A559D">
        <w:rPr>
          <w:b w:val="0"/>
          <w:noProof/>
          <w:sz w:val="24"/>
          <w:szCs w:val="24"/>
        </w:rPr>
        <w:t>2</w:t>
      </w:r>
      <w:r w:rsidRPr="009A559D">
        <w:rPr>
          <w:b w:val="0"/>
          <w:sz w:val="24"/>
          <w:szCs w:val="24"/>
        </w:rPr>
        <w:fldChar w:fldCharType="end"/>
      </w:r>
      <w:r w:rsidRPr="009A559D">
        <w:rPr>
          <w:b w:val="0"/>
          <w:sz w:val="24"/>
          <w:szCs w:val="24"/>
        </w:rPr>
        <w:t xml:space="preserve"> - И</w:t>
      </w:r>
      <w:r w:rsidR="00FA0B8F">
        <w:rPr>
          <w:b w:val="0"/>
          <w:sz w:val="24"/>
          <w:szCs w:val="24"/>
        </w:rPr>
        <w:t>ЛМ</w:t>
      </w:r>
      <w:r w:rsidRPr="009A559D">
        <w:rPr>
          <w:b w:val="0"/>
          <w:sz w:val="24"/>
          <w:szCs w:val="24"/>
        </w:rPr>
        <w:t xml:space="preserve"> - </w:t>
      </w:r>
      <w:commentRangeStart w:id="38"/>
      <w:r w:rsidRPr="009A559D">
        <w:rPr>
          <w:b w:val="0"/>
          <w:sz w:val="24"/>
          <w:szCs w:val="24"/>
        </w:rPr>
        <w:t>схем</w:t>
      </w:r>
      <w:r>
        <w:rPr>
          <w:b w:val="0"/>
          <w:sz w:val="24"/>
          <w:szCs w:val="24"/>
        </w:rPr>
        <w:t>а</w:t>
      </w:r>
      <w:r w:rsidRPr="009A559D">
        <w:rPr>
          <w:b w:val="0"/>
          <w:sz w:val="24"/>
          <w:szCs w:val="24"/>
        </w:rPr>
        <w:t xml:space="preserve"> типа </w:t>
      </w:r>
      <w:commentRangeEnd w:id="38"/>
      <w:r w:rsidR="00124401">
        <w:rPr>
          <w:rStyle w:val="af0"/>
          <w:b w:val="0"/>
          <w:bCs w:val="0"/>
          <w:lang w:val="en-US"/>
        </w:rPr>
        <w:commentReference w:id="38"/>
      </w:r>
      <w:r w:rsidRPr="009A559D">
        <w:rPr>
          <w:b w:val="0"/>
          <w:sz w:val="24"/>
          <w:szCs w:val="24"/>
        </w:rPr>
        <w:t>«сущность-</w:t>
      </w:r>
      <w:commentRangeStart w:id="39"/>
      <w:r w:rsidRPr="009A559D">
        <w:rPr>
          <w:b w:val="0"/>
          <w:sz w:val="24"/>
          <w:szCs w:val="24"/>
        </w:rPr>
        <w:t>связь», отражающ</w:t>
      </w:r>
      <w:r>
        <w:rPr>
          <w:b w:val="0"/>
          <w:sz w:val="24"/>
          <w:szCs w:val="24"/>
        </w:rPr>
        <w:t>ая</w:t>
      </w:r>
      <w:r w:rsidRPr="009A559D">
        <w:rPr>
          <w:b w:val="0"/>
          <w:sz w:val="24"/>
          <w:szCs w:val="24"/>
        </w:rPr>
        <w:t xml:space="preserve"> объекты ПрО, и </w:t>
      </w:r>
      <w:commentRangeEnd w:id="39"/>
      <w:r w:rsidR="009800B3">
        <w:rPr>
          <w:rStyle w:val="af0"/>
          <w:b w:val="0"/>
          <w:bCs w:val="0"/>
          <w:lang w:val="en-US"/>
        </w:rPr>
        <w:commentReference w:id="39"/>
      </w:r>
      <w:r w:rsidRPr="009A559D">
        <w:rPr>
          <w:b w:val="0"/>
          <w:sz w:val="24"/>
          <w:szCs w:val="24"/>
        </w:rPr>
        <w:t>связи между объектами.</w:t>
      </w:r>
    </w:p>
    <w:p w14:paraId="5B32665B" w14:textId="3E67C7B2" w:rsidR="00FE1B49" w:rsidRDefault="00FE1B49" w:rsidP="00FE1B49"/>
    <w:p w14:paraId="7EFC070C" w14:textId="5F9BA25F" w:rsidR="00FE1B49" w:rsidRDefault="00FE1B49" w:rsidP="00FE1B49">
      <w:pPr>
        <w:pStyle w:val="1"/>
        <w:pageBreakBefore/>
        <w:spacing w:line="276" w:lineRule="auto"/>
        <w:rPr>
          <w:sz w:val="36"/>
          <w:szCs w:val="36"/>
        </w:rPr>
      </w:pPr>
      <w:bookmarkStart w:id="40" w:name="_Toc517117942"/>
      <w:bookmarkStart w:id="41" w:name="_Toc105799965"/>
      <w:r w:rsidRPr="00DA56C5">
        <w:rPr>
          <w:sz w:val="36"/>
          <w:szCs w:val="36"/>
        </w:rPr>
        <w:lastRenderedPageBreak/>
        <w:t xml:space="preserve">Описание проблем и формирование концепции </w:t>
      </w:r>
      <w:r>
        <w:rPr>
          <w:sz w:val="36"/>
          <w:szCs w:val="36"/>
        </w:rPr>
        <w:t>БД</w:t>
      </w:r>
      <w:bookmarkEnd w:id="40"/>
      <w:bookmarkEnd w:id="41"/>
    </w:p>
    <w:p w14:paraId="25A7414F" w14:textId="77777777" w:rsidR="00FE1B49" w:rsidRPr="003C0752" w:rsidRDefault="00FE1B49" w:rsidP="0087070C">
      <w:pPr>
        <w:pStyle w:val="20"/>
        <w:spacing w:before="120" w:after="120"/>
        <w:ind w:firstLine="0"/>
        <w:jc w:val="center"/>
        <w:rPr>
          <w:szCs w:val="28"/>
        </w:rPr>
      </w:pPr>
      <w:bookmarkStart w:id="42" w:name="_Toc224464614"/>
      <w:bookmarkStart w:id="43" w:name="_Toc514654103"/>
      <w:bookmarkStart w:id="44" w:name="_Toc517117943"/>
      <w:bookmarkStart w:id="45" w:name="_Toc105799966"/>
      <w:r w:rsidRPr="003C0752">
        <w:rPr>
          <w:szCs w:val="28"/>
        </w:rPr>
        <w:t>Проблемы предметной области</w:t>
      </w:r>
      <w:bookmarkEnd w:id="42"/>
      <w:bookmarkEnd w:id="43"/>
      <w:bookmarkEnd w:id="44"/>
      <w:bookmarkEnd w:id="45"/>
    </w:p>
    <w:p w14:paraId="1C81478C" w14:textId="70B0F285" w:rsidR="00FE1B49" w:rsidRDefault="00FE1B49" w:rsidP="0087070C">
      <w:pPr>
        <w:rPr>
          <w:szCs w:val="28"/>
        </w:rPr>
      </w:pPr>
      <w:bookmarkStart w:id="46" w:name="_Toc224464615"/>
      <w:r w:rsidRPr="002B2BBE">
        <w:rPr>
          <w:szCs w:val="28"/>
        </w:rPr>
        <w:t>На основе сведений разделов</w:t>
      </w:r>
      <w:r>
        <w:rPr>
          <w:szCs w:val="28"/>
        </w:rPr>
        <w:t xml:space="preserve"> 1 и 2 </w:t>
      </w:r>
      <w:r w:rsidRPr="002B2BBE">
        <w:rPr>
          <w:szCs w:val="28"/>
        </w:rPr>
        <w:t>про</w:t>
      </w:r>
      <w:del w:id="47" w:author="TOSHIBA 1jj" w:date="2018-06-18T20:34:00Z">
        <w:r w:rsidRPr="002B2BBE" w:rsidDel="00582D3C">
          <w:rPr>
            <w:szCs w:val="28"/>
          </w:rPr>
          <w:delText>из</w:delText>
        </w:r>
      </w:del>
      <w:r w:rsidRPr="002B2BBE">
        <w:rPr>
          <w:szCs w:val="28"/>
        </w:rPr>
        <w:t>веден проблемный анализ предметной области, в результате, которого были выявлены следующие проблемы:</w:t>
      </w:r>
    </w:p>
    <w:p w14:paraId="4F54DA9E" w14:textId="0421A88A" w:rsidR="00FE1B49" w:rsidRDefault="00FE1B49" w:rsidP="00FE1B49">
      <w:pPr>
        <w:rPr>
          <w:szCs w:val="28"/>
        </w:rPr>
      </w:pPr>
      <w:r w:rsidRPr="00FE1B49">
        <w:rPr>
          <w:szCs w:val="28"/>
        </w:rPr>
        <w:t>1</w:t>
      </w:r>
      <w:r>
        <w:rPr>
          <w:szCs w:val="28"/>
        </w:rPr>
        <w:t>.</w:t>
      </w:r>
      <w:r>
        <w:rPr>
          <w:szCs w:val="28"/>
        </w:rPr>
        <w:tab/>
        <w:t>В данный момент не существует единого места хранения всех полученных показателей. Человек вынужден иметь множество документов и собственных записей, чтобы отслеживать свое состояние.</w:t>
      </w:r>
    </w:p>
    <w:p w14:paraId="1A4B6CB0" w14:textId="07098146" w:rsidR="00FE1B49" w:rsidRDefault="00FE1B49" w:rsidP="00FE1B49">
      <w:pPr>
        <w:rPr>
          <w:szCs w:val="28"/>
        </w:rPr>
      </w:pPr>
      <w:r>
        <w:rPr>
          <w:szCs w:val="28"/>
        </w:rPr>
        <w:t>2.</w:t>
      </w:r>
      <w:r>
        <w:rPr>
          <w:szCs w:val="28"/>
        </w:rPr>
        <w:tab/>
        <w:t>Обработка данных происходит редко и либо в ручном режиме, либо человеку приходится прибегать к услугам врачей.</w:t>
      </w:r>
    </w:p>
    <w:p w14:paraId="4DA9AE5D" w14:textId="443C85BF" w:rsidR="00FE1B49" w:rsidRPr="002B2BBE" w:rsidRDefault="00FE1B49" w:rsidP="00FE1B49">
      <w:pPr>
        <w:rPr>
          <w:szCs w:val="28"/>
        </w:rPr>
      </w:pPr>
      <w:r>
        <w:rPr>
          <w:szCs w:val="28"/>
        </w:rPr>
        <w:t>3.</w:t>
      </w:r>
      <w:r>
        <w:rPr>
          <w:szCs w:val="28"/>
        </w:rPr>
        <w:tab/>
        <w:t>Рассматриваемая предметная область представляет собой сложный объект</w:t>
      </w:r>
      <w:r w:rsidR="009D7D10">
        <w:rPr>
          <w:szCs w:val="28"/>
        </w:rPr>
        <w:t>, сбор полной информации о которой трудоемок.</w:t>
      </w:r>
    </w:p>
    <w:p w14:paraId="019315E2" w14:textId="77777777" w:rsidR="00FE1B49" w:rsidRPr="003C0752" w:rsidRDefault="00FE1B49" w:rsidP="00FE1B49">
      <w:pPr>
        <w:pStyle w:val="20"/>
        <w:spacing w:before="120" w:after="120" w:line="240" w:lineRule="auto"/>
        <w:ind w:firstLine="0"/>
        <w:jc w:val="center"/>
        <w:rPr>
          <w:szCs w:val="28"/>
        </w:rPr>
      </w:pPr>
      <w:bookmarkStart w:id="48" w:name="_Toc514654104"/>
      <w:bookmarkStart w:id="49" w:name="_Toc517117944"/>
      <w:bookmarkStart w:id="50" w:name="_Toc105799967"/>
      <w:r w:rsidRPr="003C0752">
        <w:rPr>
          <w:szCs w:val="28"/>
        </w:rPr>
        <w:t xml:space="preserve">Концепция </w:t>
      </w:r>
      <w:bookmarkEnd w:id="46"/>
      <w:r w:rsidRPr="003C0752">
        <w:rPr>
          <w:szCs w:val="28"/>
        </w:rPr>
        <w:t>базы данных</w:t>
      </w:r>
      <w:bookmarkEnd w:id="48"/>
      <w:bookmarkEnd w:id="49"/>
      <w:bookmarkEnd w:id="50"/>
    </w:p>
    <w:p w14:paraId="02BB2864" w14:textId="7FD3A1E8" w:rsidR="00FE1B49" w:rsidRPr="00083132" w:rsidRDefault="00FE1B49" w:rsidP="00FE1B49">
      <w:pPr>
        <w:ind w:firstLine="567"/>
        <w:rPr>
          <w:szCs w:val="28"/>
        </w:rPr>
      </w:pPr>
      <w:r w:rsidRPr="00083132">
        <w:rPr>
          <w:szCs w:val="28"/>
        </w:rPr>
        <w:t xml:space="preserve">Основное концептуальное положение разрабатываемой базы данных – входить в состав ИС ключевым компонентом, управлять (вставка, редактирование, удаление) данными, связанными с предметной областью и предоставлять их по запросу для выполнения функций </w:t>
      </w:r>
      <w:r>
        <w:rPr>
          <w:szCs w:val="28"/>
        </w:rPr>
        <w:t xml:space="preserve">ИС </w:t>
      </w:r>
      <w:r w:rsidRPr="00083132">
        <w:rPr>
          <w:szCs w:val="28"/>
        </w:rPr>
        <w:t>(обеспечивать выполнение прикладных функций</w:t>
      </w:r>
      <w:r>
        <w:rPr>
          <w:szCs w:val="28"/>
        </w:rPr>
        <w:t xml:space="preserve"> программного обеспечения (ПО) ИС, которое, в свою очередь, поддерживает какой-либо </w:t>
      </w:r>
      <w:del w:id="51" w:author="Admin" w:date="2022-06-02T10:03:00Z">
        <w:r w:rsidDel="00AC7566">
          <w:rPr>
            <w:szCs w:val="28"/>
          </w:rPr>
          <w:delText>бизнес-</w:delText>
        </w:r>
      </w:del>
      <w:r>
        <w:rPr>
          <w:szCs w:val="28"/>
        </w:rPr>
        <w:t>процесс</w:t>
      </w:r>
      <w:ins w:id="52" w:author="Admin" w:date="2022-06-02T10:03:00Z">
        <w:r w:rsidR="00AC7566">
          <w:rPr>
            <w:szCs w:val="28"/>
          </w:rPr>
          <w:t xml:space="preserve"> предметной области</w:t>
        </w:r>
      </w:ins>
      <w:r w:rsidRPr="00083132">
        <w:rPr>
          <w:szCs w:val="28"/>
        </w:rPr>
        <w:t>)</w:t>
      </w:r>
      <w:del w:id="53" w:author="TOSHIBA 1jj" w:date="2018-06-18T20:31:00Z">
        <w:r w:rsidRPr="003475CB" w:rsidDel="00582D3C">
          <w:rPr>
            <w:szCs w:val="28"/>
            <w:vertAlign w:val="superscript"/>
          </w:rPr>
          <w:delText>[3]</w:delText>
        </w:r>
      </w:del>
      <w:r w:rsidRPr="00083132">
        <w:rPr>
          <w:szCs w:val="28"/>
        </w:rPr>
        <w:t>.</w:t>
      </w:r>
    </w:p>
    <w:p w14:paraId="61093B06" w14:textId="6C67B400" w:rsidR="00FE1B49" w:rsidRDefault="00FE1B49" w:rsidP="00FE1B49">
      <w:pPr>
        <w:rPr>
          <w:szCs w:val="28"/>
        </w:rPr>
      </w:pPr>
      <w:r w:rsidRPr="00083132">
        <w:rPr>
          <w:szCs w:val="28"/>
        </w:rPr>
        <w:t xml:space="preserve">Исходными данными для проектирования </w:t>
      </w:r>
      <w:r>
        <w:rPr>
          <w:szCs w:val="28"/>
        </w:rPr>
        <w:t>инфологической</w:t>
      </w:r>
      <w:r w:rsidRPr="00083132">
        <w:rPr>
          <w:szCs w:val="28"/>
        </w:rPr>
        <w:t xml:space="preserve"> модели БД являются</w:t>
      </w:r>
      <w:r>
        <w:rPr>
          <w:szCs w:val="28"/>
        </w:rPr>
        <w:t xml:space="preserve"> </w:t>
      </w:r>
      <w:r w:rsidR="009D7D10">
        <w:rPr>
          <w:szCs w:val="28"/>
        </w:rPr>
        <w:t>медицинские данные, т.н. показатели состояния здоровья.</w:t>
      </w:r>
    </w:p>
    <w:p w14:paraId="3A2A5172" w14:textId="77777777" w:rsidR="00FE1B49" w:rsidRPr="00083132" w:rsidRDefault="00FE1B49" w:rsidP="009D7D10">
      <w:pPr>
        <w:pStyle w:val="3"/>
        <w:spacing w:after="120" w:line="240" w:lineRule="auto"/>
        <w:jc w:val="center"/>
        <w:rPr>
          <w:szCs w:val="28"/>
        </w:rPr>
      </w:pPr>
      <w:bookmarkStart w:id="54" w:name="_Toc224464617"/>
      <w:bookmarkStart w:id="55" w:name="_Toc514654105"/>
      <w:bookmarkStart w:id="56" w:name="_Toc517117945"/>
      <w:bookmarkStart w:id="57" w:name="_Toc105799968"/>
      <w:r w:rsidRPr="00083132">
        <w:rPr>
          <w:szCs w:val="28"/>
        </w:rPr>
        <w:t>Функциональные требования</w:t>
      </w:r>
      <w:bookmarkEnd w:id="54"/>
      <w:bookmarkEnd w:id="55"/>
      <w:bookmarkEnd w:id="56"/>
      <w:bookmarkEnd w:id="57"/>
    </w:p>
    <w:p w14:paraId="0483621A" w14:textId="77777777" w:rsidR="00FE1B49" w:rsidRDefault="00FE1B49" w:rsidP="00FE1B49">
      <w:pPr>
        <w:rPr>
          <w:szCs w:val="28"/>
        </w:rPr>
      </w:pPr>
      <w:bookmarkStart w:id="58" w:name="_Toc224464618"/>
      <w:r w:rsidRPr="00083132">
        <w:rPr>
          <w:szCs w:val="28"/>
        </w:rPr>
        <w:t xml:space="preserve">База данных, являясь компонентом ИС, должна обеспечивать выполнение </w:t>
      </w:r>
      <w:r>
        <w:rPr>
          <w:szCs w:val="28"/>
        </w:rPr>
        <w:t>ПО ИС</w:t>
      </w:r>
      <w:r w:rsidRPr="00083132">
        <w:rPr>
          <w:szCs w:val="28"/>
        </w:rPr>
        <w:t xml:space="preserve"> следующих функций: </w:t>
      </w:r>
    </w:p>
    <w:p w14:paraId="0736D9F8" w14:textId="7514E04E" w:rsidR="009D7D10" w:rsidRDefault="009D7D10" w:rsidP="00FE1B49">
      <w:pPr>
        <w:pStyle w:val="HTML"/>
        <w:numPr>
          <w:ilvl w:val="0"/>
          <w:numId w:val="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6412"/>
          <w:tab w:val="left" w:pos="1134"/>
          <w:tab w:val="left" w:pos="1843"/>
        </w:tabs>
        <w:spacing w:line="360" w:lineRule="auto"/>
        <w:ind w:left="0" w:firstLine="709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Уведомлять пользователя о потере данными актуальности и напоминать о необходимости прохождения</w:t>
      </w:r>
      <w:ins w:id="59" w:author="Admin" w:date="2022-06-02T10:06:00Z">
        <w:r w:rsidR="00AC7566">
          <w:rPr>
            <w:rFonts w:ascii="Times New Roman" w:hAnsi="Times New Roman"/>
            <w:color w:val="auto"/>
            <w:sz w:val="28"/>
            <w:szCs w:val="28"/>
          </w:rPr>
          <w:t xml:space="preserve"> периодических и/или</w:t>
        </w:r>
      </w:ins>
      <w:r>
        <w:rPr>
          <w:rFonts w:ascii="Times New Roman" w:hAnsi="Times New Roman"/>
          <w:color w:val="auto"/>
          <w:sz w:val="28"/>
          <w:szCs w:val="28"/>
        </w:rPr>
        <w:t xml:space="preserve"> дополнительных обследований.</w:t>
      </w:r>
    </w:p>
    <w:p w14:paraId="0F073C62" w14:textId="33CBB78F" w:rsidR="00FE1B49" w:rsidRPr="00E76F11" w:rsidRDefault="00FE1B49" w:rsidP="00FE1B49">
      <w:pPr>
        <w:pStyle w:val="HTML"/>
        <w:numPr>
          <w:ilvl w:val="0"/>
          <w:numId w:val="7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6412"/>
          <w:tab w:val="left" w:pos="1134"/>
          <w:tab w:val="left" w:pos="1843"/>
        </w:tabs>
        <w:spacing w:line="360" w:lineRule="auto"/>
        <w:ind w:left="0" w:firstLine="709"/>
        <w:jc w:val="both"/>
        <w:rPr>
          <w:rFonts w:ascii="Times New Roman" w:hAnsi="Times New Roman"/>
          <w:color w:val="auto"/>
          <w:sz w:val="28"/>
          <w:szCs w:val="28"/>
        </w:rPr>
      </w:pPr>
      <w:r w:rsidRPr="00E76F11">
        <w:rPr>
          <w:rFonts w:ascii="Times New Roman" w:hAnsi="Times New Roman"/>
          <w:color w:val="auto"/>
          <w:sz w:val="28"/>
          <w:szCs w:val="28"/>
        </w:rPr>
        <w:t xml:space="preserve">Обеспечивать защиту </w:t>
      </w:r>
      <w:r w:rsidR="009D7D10">
        <w:rPr>
          <w:rFonts w:ascii="Times New Roman" w:hAnsi="Times New Roman"/>
          <w:color w:val="auto"/>
          <w:sz w:val="28"/>
          <w:szCs w:val="28"/>
        </w:rPr>
        <w:t xml:space="preserve">полученной ранее </w:t>
      </w:r>
      <w:r w:rsidRPr="00E76F11">
        <w:rPr>
          <w:rFonts w:ascii="Times New Roman" w:hAnsi="Times New Roman"/>
          <w:color w:val="auto"/>
          <w:sz w:val="28"/>
          <w:szCs w:val="28"/>
        </w:rPr>
        <w:t xml:space="preserve">информации </w:t>
      </w:r>
      <w:r w:rsidR="009D7D10">
        <w:rPr>
          <w:rFonts w:ascii="Times New Roman" w:hAnsi="Times New Roman"/>
          <w:color w:val="auto"/>
          <w:sz w:val="28"/>
          <w:szCs w:val="28"/>
        </w:rPr>
        <w:t>от</w:t>
      </w:r>
      <w:r w:rsidRPr="00E76F11">
        <w:rPr>
          <w:rFonts w:ascii="Times New Roman" w:hAnsi="Times New Roman"/>
          <w:color w:val="auto"/>
          <w:sz w:val="28"/>
          <w:szCs w:val="28"/>
        </w:rPr>
        <w:t xml:space="preserve"> изменения</w:t>
      </w:r>
      <w:r w:rsidR="009D7D10">
        <w:rPr>
          <w:rFonts w:ascii="Times New Roman" w:hAnsi="Times New Roman"/>
          <w:color w:val="auto"/>
          <w:sz w:val="28"/>
          <w:szCs w:val="28"/>
        </w:rPr>
        <w:t xml:space="preserve"> для исключения хранения неверных данных.</w:t>
      </w:r>
    </w:p>
    <w:p w14:paraId="23A440B0" w14:textId="77777777" w:rsidR="00FE1B49" w:rsidRPr="00C14EBD" w:rsidRDefault="00FE1B49" w:rsidP="00FE1B49">
      <w:pPr>
        <w:pStyle w:val="HTML"/>
        <w:numPr>
          <w:ilvl w:val="0"/>
          <w:numId w:val="7"/>
        </w:numPr>
        <w:tabs>
          <w:tab w:val="clear" w:pos="916"/>
          <w:tab w:val="clear" w:pos="2748"/>
          <w:tab w:val="clear" w:pos="3664"/>
          <w:tab w:val="clear" w:pos="4580"/>
          <w:tab w:val="clear" w:pos="6412"/>
          <w:tab w:val="left" w:pos="1134"/>
        </w:tabs>
        <w:spacing w:line="360" w:lineRule="auto"/>
        <w:ind w:left="709" w:firstLine="0"/>
        <w:jc w:val="both"/>
        <w:rPr>
          <w:rFonts w:ascii="Times New Roman" w:hAnsi="Times New Roman"/>
          <w:color w:val="auto"/>
          <w:sz w:val="28"/>
          <w:szCs w:val="28"/>
        </w:rPr>
      </w:pPr>
      <w:r w:rsidRPr="00E76F11">
        <w:rPr>
          <w:rFonts w:ascii="Times New Roman" w:hAnsi="Times New Roman"/>
          <w:color w:val="auto"/>
          <w:sz w:val="28"/>
          <w:szCs w:val="28"/>
        </w:rPr>
        <w:t>Обеспечить возможность резервного копирования данных</w:t>
      </w:r>
      <w:r>
        <w:rPr>
          <w:rFonts w:ascii="Times New Roman" w:hAnsi="Times New Roman"/>
          <w:color w:val="auto"/>
          <w:sz w:val="28"/>
          <w:szCs w:val="28"/>
        </w:rPr>
        <w:t>.</w:t>
      </w:r>
    </w:p>
    <w:p w14:paraId="6F52658B" w14:textId="5BB90DF7" w:rsidR="00FE1B49" w:rsidRDefault="00FE1B49" w:rsidP="00FE1B49">
      <w:pPr>
        <w:rPr>
          <w:szCs w:val="28"/>
        </w:rPr>
      </w:pPr>
      <w:r>
        <w:rPr>
          <w:szCs w:val="28"/>
        </w:rPr>
        <w:lastRenderedPageBreak/>
        <w:t>4</w:t>
      </w:r>
      <w:r w:rsidRPr="00083132">
        <w:rPr>
          <w:szCs w:val="28"/>
        </w:rPr>
        <w:t xml:space="preserve">. </w:t>
      </w:r>
      <w:r w:rsidR="009D7D10">
        <w:rPr>
          <w:szCs w:val="28"/>
        </w:rPr>
        <w:t xml:space="preserve">Обеспечить </w:t>
      </w:r>
      <w:r w:rsidR="00B07539">
        <w:rPr>
          <w:szCs w:val="28"/>
        </w:rPr>
        <w:t xml:space="preserve">хранение </w:t>
      </w:r>
      <w:r w:rsidR="006B2990">
        <w:rPr>
          <w:szCs w:val="28"/>
        </w:rPr>
        <w:t>для дальнейшего использования</w:t>
      </w:r>
      <w:r w:rsidR="00B07539">
        <w:rPr>
          <w:szCs w:val="28"/>
        </w:rPr>
        <w:t xml:space="preserve"> </w:t>
      </w:r>
      <w:r w:rsidR="009D7D10">
        <w:rPr>
          <w:szCs w:val="28"/>
        </w:rPr>
        <w:t>полученных пользователем от фитнес-трекера данных.</w:t>
      </w:r>
    </w:p>
    <w:p w14:paraId="3CEE035A" w14:textId="30B8E0BA" w:rsidR="00AC7566" w:rsidRPr="00083132" w:rsidRDefault="00B86709" w:rsidP="00FE1B49">
      <w:pPr>
        <w:rPr>
          <w:szCs w:val="28"/>
        </w:rPr>
      </w:pPr>
      <w:r>
        <w:rPr>
          <w:szCs w:val="28"/>
        </w:rPr>
        <w:t xml:space="preserve">5. </w:t>
      </w:r>
      <w:commentRangeStart w:id="60"/>
      <w:r>
        <w:rPr>
          <w:szCs w:val="28"/>
        </w:rPr>
        <w:t>Обеспечивать ведение справочника показателей для определения состояния здоровья</w:t>
      </w:r>
      <w:commentRangeEnd w:id="60"/>
      <w:r>
        <w:rPr>
          <w:rStyle w:val="af0"/>
          <w:lang w:val="en-US"/>
        </w:rPr>
        <w:commentReference w:id="60"/>
      </w:r>
    </w:p>
    <w:p w14:paraId="744DC885" w14:textId="77777777" w:rsidR="002E080D" w:rsidRDefault="00FE1B49" w:rsidP="002E080D">
      <w:pPr>
        <w:ind w:firstLine="0"/>
        <w:rPr>
          <w:szCs w:val="28"/>
        </w:rPr>
      </w:pPr>
      <w:r>
        <w:rPr>
          <w:szCs w:val="28"/>
        </w:rPr>
        <w:t>Вспомогательные требования:</w:t>
      </w:r>
    </w:p>
    <w:p w14:paraId="52D05950" w14:textId="143E5461" w:rsidR="002E080D" w:rsidRDefault="002E080D" w:rsidP="002E080D">
      <w:pPr>
        <w:ind w:firstLine="0"/>
        <w:rPr>
          <w:szCs w:val="28"/>
        </w:rPr>
      </w:pPr>
      <w:r>
        <w:rPr>
          <w:szCs w:val="28"/>
        </w:rPr>
        <w:tab/>
        <w:t>1.</w:t>
      </w:r>
      <w:r w:rsidR="002177B8">
        <w:rPr>
          <w:szCs w:val="28"/>
        </w:rPr>
        <w:t xml:space="preserve"> </w:t>
      </w:r>
      <w:r w:rsidR="00FE1B49">
        <w:rPr>
          <w:szCs w:val="28"/>
        </w:rPr>
        <w:t>И</w:t>
      </w:r>
      <w:r w:rsidR="00FE1B49" w:rsidRPr="00E76F11">
        <w:rPr>
          <w:szCs w:val="28"/>
        </w:rPr>
        <w:t>меть систему поиска и фил</w:t>
      </w:r>
      <w:r w:rsidR="00FE1B49">
        <w:rPr>
          <w:szCs w:val="28"/>
        </w:rPr>
        <w:t>ьтрации по различным параметрам.</w:t>
      </w:r>
    </w:p>
    <w:p w14:paraId="44E0C509" w14:textId="2F36A98F" w:rsidR="00FE1B49" w:rsidRPr="00AD674E" w:rsidRDefault="002E080D" w:rsidP="00C0532F">
      <w:pPr>
        <w:ind w:firstLine="0"/>
        <w:rPr>
          <w:szCs w:val="28"/>
        </w:rPr>
      </w:pPr>
      <w:r>
        <w:rPr>
          <w:szCs w:val="28"/>
        </w:rPr>
        <w:tab/>
        <w:t>2.</w:t>
      </w:r>
      <w:r w:rsidR="002177B8">
        <w:rPr>
          <w:szCs w:val="28"/>
        </w:rPr>
        <w:t xml:space="preserve"> </w:t>
      </w:r>
      <w:r w:rsidR="00FE1B49">
        <w:rPr>
          <w:szCs w:val="28"/>
        </w:rPr>
        <w:t>В</w:t>
      </w:r>
      <w:r w:rsidR="00FE1B49" w:rsidRPr="00E76F11">
        <w:rPr>
          <w:szCs w:val="28"/>
        </w:rPr>
        <w:t xml:space="preserve">озможность печати (на принтере) </w:t>
      </w:r>
      <w:r w:rsidR="009D7D10">
        <w:rPr>
          <w:szCs w:val="28"/>
        </w:rPr>
        <w:t>собранных за некоторое время данных для предоставления их по месту требования.</w:t>
      </w:r>
    </w:p>
    <w:p w14:paraId="7DF3B45F" w14:textId="77777777" w:rsidR="00FE1B49" w:rsidRPr="00083132" w:rsidRDefault="00FE1B49" w:rsidP="00C0532F">
      <w:pPr>
        <w:pStyle w:val="3"/>
        <w:spacing w:after="120"/>
        <w:jc w:val="center"/>
        <w:rPr>
          <w:szCs w:val="28"/>
        </w:rPr>
      </w:pPr>
      <w:bookmarkStart w:id="61" w:name="_Toc514654106"/>
      <w:bookmarkStart w:id="62" w:name="_Toc517117946"/>
      <w:bookmarkStart w:id="63" w:name="_Toc105799969"/>
      <w:r w:rsidRPr="00083132">
        <w:rPr>
          <w:szCs w:val="28"/>
        </w:rPr>
        <w:t>Нефункциональные требования</w:t>
      </w:r>
      <w:bookmarkEnd w:id="58"/>
      <w:bookmarkEnd w:id="61"/>
      <w:bookmarkEnd w:id="62"/>
      <w:bookmarkEnd w:id="63"/>
    </w:p>
    <w:p w14:paraId="220697FE" w14:textId="77777777" w:rsidR="00FD5C48" w:rsidRDefault="00FE1B49" w:rsidP="00FD5C48">
      <w:pPr>
        <w:rPr>
          <w:szCs w:val="28"/>
        </w:rPr>
      </w:pPr>
      <w:r w:rsidRPr="00083132">
        <w:rPr>
          <w:szCs w:val="28"/>
        </w:rPr>
        <w:t>БД должна обладать следующими нефункциональными возможностями:</w:t>
      </w:r>
    </w:p>
    <w:p w14:paraId="7BA02590" w14:textId="5E04CCBB" w:rsidR="00FE1B49" w:rsidRPr="00FD5C48" w:rsidRDefault="00FD5C48" w:rsidP="00FD5C48">
      <w:pPr>
        <w:rPr>
          <w:szCs w:val="28"/>
        </w:rPr>
      </w:pPr>
      <w:r>
        <w:rPr>
          <w:szCs w:val="28"/>
        </w:rPr>
        <w:t xml:space="preserve">   1.</w:t>
      </w:r>
      <w:r w:rsidR="002177B8">
        <w:rPr>
          <w:szCs w:val="28"/>
        </w:rPr>
        <w:t xml:space="preserve"> </w:t>
      </w:r>
      <w:r w:rsidR="00FE1B49" w:rsidRPr="00FD5C48">
        <w:rPr>
          <w:szCs w:val="28"/>
        </w:rPr>
        <w:t>Работать в режиме 24х7.</w:t>
      </w:r>
    </w:p>
    <w:p w14:paraId="49CE0211" w14:textId="3C7CE4A0" w:rsidR="00FE1B49" w:rsidRPr="00083132" w:rsidRDefault="00FE1B49" w:rsidP="00FE1B49">
      <w:pPr>
        <w:rPr>
          <w:szCs w:val="28"/>
        </w:rPr>
      </w:pPr>
      <w:r>
        <w:rPr>
          <w:szCs w:val="28"/>
        </w:rPr>
        <w:t xml:space="preserve">   </w:t>
      </w:r>
      <w:r w:rsidR="00AD674E">
        <w:rPr>
          <w:szCs w:val="28"/>
        </w:rPr>
        <w:t>2</w:t>
      </w:r>
      <w:r w:rsidRPr="00083132">
        <w:rPr>
          <w:szCs w:val="28"/>
        </w:rPr>
        <w:t xml:space="preserve">. Обеспечивать хранение </w:t>
      </w:r>
      <w:r>
        <w:rPr>
          <w:szCs w:val="28"/>
        </w:rPr>
        <w:t>большого объема данных.</w:t>
      </w:r>
    </w:p>
    <w:p w14:paraId="5C98CD44" w14:textId="6D0794C6" w:rsidR="00C0532F" w:rsidRDefault="00FE1B49" w:rsidP="00C0532F">
      <w:pPr>
        <w:rPr>
          <w:szCs w:val="28"/>
          <w:lang w:eastAsia="ru-RU"/>
        </w:rPr>
      </w:pPr>
      <w:r w:rsidRPr="00C022CB">
        <w:rPr>
          <w:szCs w:val="28"/>
          <w:lang w:eastAsia="ru-RU"/>
        </w:rPr>
        <w:t>Данный раздел предназначен для отражения результатов проблемного анализа ПрО и результатов формирования концепции информационной системы. Этот раздел связывает проблемы ПрО и функциональные требования к ИС, которые отражаются в концепции ИС.</w:t>
      </w:r>
    </w:p>
    <w:p w14:paraId="0159DECD" w14:textId="77777777" w:rsidR="00DB210B" w:rsidRPr="002C16B9" w:rsidRDefault="00DB210B" w:rsidP="0087070C">
      <w:pPr>
        <w:pStyle w:val="20"/>
        <w:ind w:firstLine="0"/>
        <w:jc w:val="center"/>
      </w:pPr>
      <w:bookmarkStart w:id="64" w:name="_Toc517117947"/>
      <w:bookmarkStart w:id="65" w:name="_Toc105799970"/>
      <w:r w:rsidRPr="002C16B9">
        <w:t>Концепция автоматизированной системы управления</w:t>
      </w:r>
      <w:bookmarkEnd w:id="64"/>
      <w:bookmarkEnd w:id="65"/>
    </w:p>
    <w:p w14:paraId="6FC5105F" w14:textId="77777777" w:rsidR="00DB210B" w:rsidRDefault="00DB210B" w:rsidP="00DB210B">
      <w:pPr>
        <w:pStyle w:val="3"/>
        <w:ind w:left="720" w:hanging="11"/>
        <w:jc w:val="center"/>
      </w:pPr>
      <w:bookmarkStart w:id="66" w:name="_Toc517117948"/>
      <w:bookmarkStart w:id="67" w:name="_Toc105799971"/>
      <w:r>
        <w:t>Основные понятия</w:t>
      </w:r>
      <w:bookmarkEnd w:id="66"/>
      <w:bookmarkEnd w:id="67"/>
    </w:p>
    <w:p w14:paraId="76120BAA" w14:textId="0BE47086" w:rsidR="00DB210B" w:rsidRPr="006D59F6" w:rsidRDefault="00DB210B" w:rsidP="00DB210B">
      <w:r>
        <w:t xml:space="preserve">Определим понятия, </w:t>
      </w:r>
      <w:commentRangeStart w:id="68"/>
      <w:r>
        <w:t xml:space="preserve">которые будут использованы при создании </w:t>
      </w:r>
      <w:commentRangeEnd w:id="68"/>
      <w:r w:rsidR="009800B3">
        <w:rPr>
          <w:rStyle w:val="af0"/>
          <w:lang w:val="en-US"/>
        </w:rPr>
        <w:commentReference w:id="68"/>
      </w:r>
      <w:r w:rsidR="006D59F6">
        <w:t>модели:</w:t>
      </w:r>
      <w:r w:rsidR="00A72BC0" w:rsidRPr="00A72BC0">
        <w:rPr>
          <w:noProof/>
          <w:lang w:eastAsia="ru-RU"/>
        </w:rPr>
        <w:t xml:space="preserve"> </w:t>
      </w:r>
    </w:p>
    <w:p w14:paraId="2D566794" w14:textId="67253B78" w:rsidR="00DB210B" w:rsidRPr="00720630" w:rsidRDefault="00A72BC0" w:rsidP="00DB210B">
      <w:pPr>
        <w:numPr>
          <w:ilvl w:val="0"/>
          <w:numId w:val="9"/>
        </w:numPr>
        <w:rPr>
          <w:szCs w:val="28"/>
        </w:rPr>
      </w:pPr>
      <w:r>
        <w:rPr>
          <w:szCs w:val="28"/>
        </w:rPr>
        <w:t>Персона</w:t>
      </w:r>
      <w:r w:rsidR="00DB210B" w:rsidRPr="00720630">
        <w:rPr>
          <w:szCs w:val="28"/>
        </w:rPr>
        <w:t xml:space="preserve"> </w:t>
      </w:r>
      <w:r w:rsidR="00B73970">
        <w:rPr>
          <w:szCs w:val="28"/>
        </w:rPr>
        <w:t>–</w:t>
      </w:r>
      <w:r w:rsidR="00B73970">
        <w:rPr>
          <w:bCs/>
          <w:szCs w:val="28"/>
          <w:shd w:val="clear" w:color="auto" w:fill="FFFFFF"/>
        </w:rPr>
        <w:t xml:space="preserve"> человек, имеющий родственные связи </w:t>
      </w:r>
      <w:r w:rsidR="00E82637">
        <w:rPr>
          <w:bCs/>
          <w:szCs w:val="28"/>
          <w:shd w:val="clear" w:color="auto" w:fill="FFFFFF"/>
        </w:rPr>
        <w:t>с</w:t>
      </w:r>
      <w:r w:rsidR="00B73970">
        <w:rPr>
          <w:bCs/>
          <w:szCs w:val="28"/>
          <w:shd w:val="clear" w:color="auto" w:fill="FFFFFF"/>
        </w:rPr>
        <w:t xml:space="preserve"> пользователем фитнес-трекера</w:t>
      </w:r>
      <w:r w:rsidR="00DB210B" w:rsidRPr="00720630">
        <w:rPr>
          <w:szCs w:val="28"/>
          <w:shd w:val="clear" w:color="auto" w:fill="FFFFFF"/>
        </w:rPr>
        <w:t>.</w:t>
      </w:r>
    </w:p>
    <w:p w14:paraId="66D0651E" w14:textId="3240332E" w:rsidR="00DB210B" w:rsidRPr="00720630" w:rsidRDefault="00A72BC0" w:rsidP="00DB210B">
      <w:pPr>
        <w:numPr>
          <w:ilvl w:val="0"/>
          <w:numId w:val="9"/>
        </w:numPr>
        <w:rPr>
          <w:szCs w:val="28"/>
        </w:rPr>
      </w:pPr>
      <w:r>
        <w:rPr>
          <w:szCs w:val="28"/>
        </w:rPr>
        <w:t>Журнал-ордер</w:t>
      </w:r>
      <w:r w:rsidR="00DB210B" w:rsidRPr="00720630">
        <w:rPr>
          <w:szCs w:val="28"/>
        </w:rPr>
        <w:t xml:space="preserve"> </w:t>
      </w:r>
      <w:r w:rsidR="00BB5745">
        <w:rPr>
          <w:szCs w:val="28"/>
        </w:rPr>
        <w:t>–</w:t>
      </w:r>
      <w:r w:rsidR="00DB210B" w:rsidRPr="00720630">
        <w:rPr>
          <w:szCs w:val="28"/>
        </w:rPr>
        <w:t xml:space="preserve"> </w:t>
      </w:r>
      <w:r w:rsidR="00BB5745">
        <w:rPr>
          <w:szCs w:val="28"/>
        </w:rPr>
        <w:t>документ, являющийся сборником всей полученной информации</w:t>
      </w:r>
      <w:r w:rsidR="00DB210B" w:rsidRPr="00720630">
        <w:rPr>
          <w:szCs w:val="28"/>
          <w:shd w:val="clear" w:color="auto" w:fill="FFFFFF"/>
        </w:rPr>
        <w:t>.</w:t>
      </w:r>
    </w:p>
    <w:p w14:paraId="63C40D42" w14:textId="68F28F51" w:rsidR="00DB210B" w:rsidRPr="00720630" w:rsidRDefault="008825E2" w:rsidP="00DB210B">
      <w:pPr>
        <w:numPr>
          <w:ilvl w:val="0"/>
          <w:numId w:val="9"/>
        </w:numPr>
        <w:rPr>
          <w:szCs w:val="28"/>
        </w:rPr>
      </w:pPr>
      <w:r>
        <w:rPr>
          <w:szCs w:val="28"/>
        </w:rPr>
        <w:t>Медицинские документы</w:t>
      </w:r>
      <w:r w:rsidR="00DB210B" w:rsidRPr="00720630">
        <w:rPr>
          <w:szCs w:val="28"/>
        </w:rPr>
        <w:t xml:space="preserve"> </w:t>
      </w:r>
      <w:r w:rsidR="00BB5745">
        <w:rPr>
          <w:szCs w:val="28"/>
        </w:rPr>
        <w:t>–</w:t>
      </w:r>
      <w:r w:rsidR="00DB210B" w:rsidRPr="00720630">
        <w:rPr>
          <w:szCs w:val="28"/>
        </w:rPr>
        <w:t xml:space="preserve"> </w:t>
      </w:r>
      <w:r w:rsidR="00BB5745">
        <w:rPr>
          <w:szCs w:val="28"/>
          <w:shd w:val="clear" w:color="auto" w:fill="FFFFFF"/>
        </w:rPr>
        <w:t>документы, представляющие собой полученные от врачей данные о заболеваниях, результатах анализов.</w:t>
      </w:r>
    </w:p>
    <w:p w14:paraId="733D8340" w14:textId="708DFCD6" w:rsidR="00DB210B" w:rsidRPr="00720630" w:rsidRDefault="00214914" w:rsidP="00DB210B">
      <w:pPr>
        <w:numPr>
          <w:ilvl w:val="0"/>
          <w:numId w:val="9"/>
        </w:numPr>
        <w:rPr>
          <w:szCs w:val="28"/>
        </w:rPr>
      </w:pPr>
      <w:r>
        <w:rPr>
          <w:szCs w:val="28"/>
        </w:rPr>
        <w:t>Справочник показателей здоровья</w:t>
      </w:r>
      <w:r w:rsidR="00DB210B" w:rsidRPr="00720630">
        <w:rPr>
          <w:szCs w:val="28"/>
        </w:rPr>
        <w:t xml:space="preserve"> </w:t>
      </w:r>
      <w:r w:rsidR="00BB5745">
        <w:rPr>
          <w:szCs w:val="28"/>
        </w:rPr>
        <w:t>–</w:t>
      </w:r>
      <w:r w:rsidR="00DB210B" w:rsidRPr="00720630">
        <w:rPr>
          <w:szCs w:val="28"/>
        </w:rPr>
        <w:t xml:space="preserve"> </w:t>
      </w:r>
      <w:r w:rsidR="00BB5745">
        <w:rPr>
          <w:szCs w:val="28"/>
          <w:shd w:val="clear" w:color="auto" w:fill="FFFFFF"/>
        </w:rPr>
        <w:t>сборник референсных значений для каждого показателя.</w:t>
      </w:r>
    </w:p>
    <w:p w14:paraId="19E12C22" w14:textId="689E4643" w:rsidR="00DB210B" w:rsidRDefault="00214914" w:rsidP="00DB210B">
      <w:pPr>
        <w:numPr>
          <w:ilvl w:val="0"/>
          <w:numId w:val="9"/>
        </w:numPr>
        <w:rPr>
          <w:szCs w:val="28"/>
        </w:rPr>
      </w:pPr>
      <w:r>
        <w:rPr>
          <w:szCs w:val="28"/>
        </w:rPr>
        <w:t>Справочник медицинских учреждений</w:t>
      </w:r>
      <w:r w:rsidR="00DB210B" w:rsidRPr="00720630">
        <w:rPr>
          <w:szCs w:val="28"/>
        </w:rPr>
        <w:t xml:space="preserve"> </w:t>
      </w:r>
      <w:r w:rsidR="00933DA5">
        <w:rPr>
          <w:szCs w:val="28"/>
        </w:rPr>
        <w:t>–</w:t>
      </w:r>
      <w:r w:rsidR="00DB210B" w:rsidRPr="00720630">
        <w:rPr>
          <w:szCs w:val="28"/>
        </w:rPr>
        <w:t xml:space="preserve"> </w:t>
      </w:r>
      <w:r w:rsidR="00933DA5">
        <w:rPr>
          <w:szCs w:val="28"/>
        </w:rPr>
        <w:t>сборник информации о медицинских учреждениях, их режиме работы и предоставляемых услугах.</w:t>
      </w:r>
    </w:p>
    <w:p w14:paraId="1AFA6DE8" w14:textId="69D4D7C0" w:rsidR="00B35F6F" w:rsidRDefault="00B35F6F" w:rsidP="00DB210B">
      <w:pPr>
        <w:numPr>
          <w:ilvl w:val="0"/>
          <w:numId w:val="9"/>
        </w:numPr>
        <w:rPr>
          <w:szCs w:val="28"/>
        </w:rPr>
      </w:pPr>
      <w:r>
        <w:rPr>
          <w:szCs w:val="28"/>
        </w:rPr>
        <w:lastRenderedPageBreak/>
        <w:t>Фитнес-трекер -</w:t>
      </w:r>
      <w:r w:rsidRPr="00B35F6F">
        <w:rPr>
          <w:szCs w:val="28"/>
        </w:rPr>
        <w:t xml:space="preserve"> </w:t>
      </w:r>
      <w:r w:rsidRPr="00B35F6F">
        <w:rPr>
          <w:szCs w:val="28"/>
          <w:shd w:val="clear" w:color="auto" w:fill="FFFFFF"/>
        </w:rPr>
        <w:t>устройство или приложение для мониторинга и отслеживания связанных с фитнесом показателей, таких как пройденная</w:t>
      </w:r>
      <w:r w:rsidRPr="00B35F6F">
        <w:rPr>
          <w:szCs w:val="28"/>
          <w:shd w:val="clear" w:color="auto" w:fill="FFFFFF"/>
        </w:rPr>
        <w:t xml:space="preserve"> </w:t>
      </w:r>
      <w:r w:rsidRPr="00B35F6F">
        <w:rPr>
          <w:szCs w:val="28"/>
          <w:shd w:val="clear" w:color="auto" w:fill="FFFFFF"/>
        </w:rPr>
        <w:t xml:space="preserve">дистанция, </w:t>
      </w:r>
      <w:r w:rsidRPr="00B35F6F">
        <w:rPr>
          <w:szCs w:val="28"/>
          <w:shd w:val="clear" w:color="auto" w:fill="FFFFFF"/>
        </w:rPr>
        <w:t>пульс и т.д.</w:t>
      </w:r>
    </w:p>
    <w:p w14:paraId="5DE4A607" w14:textId="27C24A6A" w:rsidR="002204AE" w:rsidRDefault="002204AE" w:rsidP="002204AE">
      <w:pPr>
        <w:rPr>
          <w:szCs w:val="28"/>
        </w:rPr>
      </w:pPr>
    </w:p>
    <w:p w14:paraId="63AD7F40" w14:textId="11F7A3AD" w:rsidR="002204AE" w:rsidRDefault="002204AE" w:rsidP="002204AE">
      <w:pPr>
        <w:rPr>
          <w:szCs w:val="28"/>
        </w:rPr>
      </w:pPr>
    </w:p>
    <w:p w14:paraId="644EED20" w14:textId="42EBD731" w:rsidR="002204AE" w:rsidRDefault="002204AE" w:rsidP="002204AE">
      <w:pPr>
        <w:rPr>
          <w:szCs w:val="28"/>
        </w:rPr>
      </w:pPr>
    </w:p>
    <w:p w14:paraId="6CAB4239" w14:textId="0118733B" w:rsidR="002204AE" w:rsidRDefault="002204AE" w:rsidP="002204AE">
      <w:pPr>
        <w:rPr>
          <w:szCs w:val="28"/>
        </w:rPr>
      </w:pPr>
    </w:p>
    <w:p w14:paraId="22094EEA" w14:textId="55BD868A" w:rsidR="002204AE" w:rsidRDefault="002204AE" w:rsidP="002204AE">
      <w:pPr>
        <w:rPr>
          <w:szCs w:val="28"/>
        </w:rPr>
      </w:pPr>
    </w:p>
    <w:p w14:paraId="62DF4F5F" w14:textId="2CFD0634" w:rsidR="001116AC" w:rsidRDefault="001116AC" w:rsidP="002204AE">
      <w:pPr>
        <w:rPr>
          <w:szCs w:val="28"/>
        </w:rPr>
      </w:pPr>
    </w:p>
    <w:p w14:paraId="01E3C027" w14:textId="194F41AE" w:rsidR="001116AC" w:rsidRDefault="001116AC" w:rsidP="002204AE">
      <w:pPr>
        <w:rPr>
          <w:szCs w:val="28"/>
        </w:rPr>
      </w:pPr>
    </w:p>
    <w:p w14:paraId="10977BD2" w14:textId="1E75D5F9" w:rsidR="001116AC" w:rsidRDefault="001116AC" w:rsidP="002204AE">
      <w:pPr>
        <w:rPr>
          <w:szCs w:val="28"/>
        </w:rPr>
      </w:pPr>
    </w:p>
    <w:p w14:paraId="299E6B27" w14:textId="3D818BC3" w:rsidR="001116AC" w:rsidRDefault="001116AC" w:rsidP="002204AE">
      <w:pPr>
        <w:rPr>
          <w:szCs w:val="28"/>
        </w:rPr>
      </w:pPr>
    </w:p>
    <w:p w14:paraId="2DDB9474" w14:textId="5BDAED19" w:rsidR="001116AC" w:rsidRDefault="001116AC" w:rsidP="002204AE">
      <w:pPr>
        <w:rPr>
          <w:szCs w:val="28"/>
        </w:rPr>
      </w:pPr>
    </w:p>
    <w:p w14:paraId="78C6B271" w14:textId="79B89B7F" w:rsidR="001116AC" w:rsidRDefault="001116AC" w:rsidP="002204AE">
      <w:pPr>
        <w:rPr>
          <w:szCs w:val="28"/>
        </w:rPr>
      </w:pPr>
    </w:p>
    <w:p w14:paraId="3A32607B" w14:textId="39AC2693" w:rsidR="001116AC" w:rsidRDefault="001116AC" w:rsidP="002204AE">
      <w:pPr>
        <w:rPr>
          <w:szCs w:val="28"/>
        </w:rPr>
      </w:pPr>
    </w:p>
    <w:p w14:paraId="1C50B1B7" w14:textId="5EBE8AED" w:rsidR="001116AC" w:rsidRDefault="001116AC" w:rsidP="002204AE">
      <w:pPr>
        <w:rPr>
          <w:szCs w:val="28"/>
        </w:rPr>
      </w:pPr>
    </w:p>
    <w:p w14:paraId="4EE490F2" w14:textId="31996E81" w:rsidR="001116AC" w:rsidRDefault="001116AC" w:rsidP="002204AE">
      <w:pPr>
        <w:rPr>
          <w:szCs w:val="28"/>
        </w:rPr>
      </w:pPr>
    </w:p>
    <w:p w14:paraId="6631157D" w14:textId="04125952" w:rsidR="001116AC" w:rsidRDefault="001116AC" w:rsidP="002204AE">
      <w:pPr>
        <w:rPr>
          <w:szCs w:val="28"/>
        </w:rPr>
      </w:pPr>
    </w:p>
    <w:p w14:paraId="4EF94A66" w14:textId="4CA7F9F4" w:rsidR="001116AC" w:rsidRDefault="001116AC" w:rsidP="002204AE">
      <w:pPr>
        <w:rPr>
          <w:szCs w:val="28"/>
        </w:rPr>
      </w:pPr>
    </w:p>
    <w:p w14:paraId="632CE9BE" w14:textId="4D1011A3" w:rsidR="001116AC" w:rsidRDefault="001116AC" w:rsidP="002204AE">
      <w:pPr>
        <w:rPr>
          <w:szCs w:val="28"/>
        </w:rPr>
      </w:pPr>
    </w:p>
    <w:p w14:paraId="7C817E77" w14:textId="0EDD9CC9" w:rsidR="001116AC" w:rsidRDefault="001116AC" w:rsidP="002204AE">
      <w:pPr>
        <w:rPr>
          <w:szCs w:val="28"/>
        </w:rPr>
      </w:pPr>
    </w:p>
    <w:p w14:paraId="66D480BE" w14:textId="77777777" w:rsidR="001116AC" w:rsidRDefault="001116AC" w:rsidP="002204AE">
      <w:pPr>
        <w:rPr>
          <w:szCs w:val="28"/>
        </w:rPr>
      </w:pPr>
    </w:p>
    <w:p w14:paraId="5F7561B0" w14:textId="3531913A" w:rsidR="002204AE" w:rsidRDefault="002204AE" w:rsidP="002204AE">
      <w:pPr>
        <w:rPr>
          <w:szCs w:val="28"/>
        </w:rPr>
      </w:pPr>
    </w:p>
    <w:p w14:paraId="2EECBD86" w14:textId="77777777" w:rsidR="002204AE" w:rsidRDefault="002204AE" w:rsidP="002204AE">
      <w:pPr>
        <w:pStyle w:val="1"/>
      </w:pPr>
      <w:bookmarkStart w:id="69" w:name="_Toc514654107"/>
      <w:bookmarkStart w:id="70" w:name="_Toc517117949"/>
      <w:bookmarkStart w:id="71" w:name="_Toc105799972"/>
      <w:r>
        <w:t>ДАТАЛОГИЧЕСКАЯ МОДЕЛЬ БАЗЫ ДАННЫХ</w:t>
      </w:r>
      <w:bookmarkEnd w:id="69"/>
      <w:bookmarkEnd w:id="70"/>
      <w:bookmarkEnd w:id="71"/>
      <w:r>
        <w:t xml:space="preserve"> </w:t>
      </w:r>
    </w:p>
    <w:p w14:paraId="4B2F9D10" w14:textId="4C27A780" w:rsidR="002204AE" w:rsidRPr="00652769" w:rsidRDefault="002204AE" w:rsidP="002204AE">
      <w:pPr>
        <w:rPr>
          <w:szCs w:val="28"/>
        </w:rPr>
      </w:pPr>
      <w:r w:rsidRPr="00652769">
        <w:rPr>
          <w:color w:val="000000"/>
          <w:szCs w:val="28"/>
        </w:rPr>
        <w:t xml:space="preserve">Цель даталогического проектирования заключается </w:t>
      </w:r>
      <w:r>
        <w:rPr>
          <w:color w:val="000000"/>
          <w:szCs w:val="28"/>
        </w:rPr>
        <w:t xml:space="preserve">в </w:t>
      </w:r>
      <w:r w:rsidRPr="00652769">
        <w:rPr>
          <w:color w:val="000000"/>
          <w:szCs w:val="28"/>
        </w:rPr>
        <w:t xml:space="preserve">создании даталогической модели (ДЛМ), которая отображает логические связи между элементами данных </w:t>
      </w:r>
      <w:r>
        <w:rPr>
          <w:color w:val="000000"/>
          <w:szCs w:val="28"/>
        </w:rPr>
        <w:t xml:space="preserve">и </w:t>
      </w:r>
      <w:r w:rsidRPr="00652769">
        <w:rPr>
          <w:color w:val="000000"/>
          <w:szCs w:val="28"/>
        </w:rPr>
        <w:t xml:space="preserve">строится в терминах информационных единиц, </w:t>
      </w:r>
      <w:r>
        <w:rPr>
          <w:color w:val="000000"/>
          <w:szCs w:val="28"/>
        </w:rPr>
        <w:t xml:space="preserve">которые имеет выбранная разработчиком </w:t>
      </w:r>
      <w:r w:rsidRPr="00652769">
        <w:rPr>
          <w:color w:val="000000"/>
          <w:szCs w:val="28"/>
        </w:rPr>
        <w:t>конкретн</w:t>
      </w:r>
      <w:r>
        <w:rPr>
          <w:color w:val="000000"/>
          <w:szCs w:val="28"/>
        </w:rPr>
        <w:t xml:space="preserve">ая </w:t>
      </w:r>
      <w:r w:rsidRPr="00652769">
        <w:rPr>
          <w:color w:val="000000"/>
          <w:szCs w:val="28"/>
        </w:rPr>
        <w:t xml:space="preserve">СУБД. На </w:t>
      </w:r>
      <w:r>
        <w:fldChar w:fldCharType="begin"/>
      </w:r>
      <w:r>
        <w:instrText xml:space="preserve"> REF _Ref514602426 \h  \* MERGEFORMAT </w:instrText>
      </w:r>
      <w:r>
        <w:fldChar w:fldCharType="separate"/>
      </w:r>
      <w:r>
        <w:rPr>
          <w:szCs w:val="28"/>
        </w:rPr>
        <w:t>р</w:t>
      </w:r>
      <w:r w:rsidRPr="00652769">
        <w:rPr>
          <w:szCs w:val="28"/>
        </w:rPr>
        <w:t>исунк</w:t>
      </w:r>
      <w:r>
        <w:rPr>
          <w:szCs w:val="28"/>
        </w:rPr>
        <w:t>е</w:t>
      </w:r>
      <w:r w:rsidRPr="00652769">
        <w:rPr>
          <w:szCs w:val="28"/>
        </w:rPr>
        <w:t xml:space="preserve"> 3</w:t>
      </w:r>
      <w:r>
        <w:fldChar w:fldCharType="end"/>
      </w:r>
      <w:r w:rsidRPr="00652769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для напоминания </w:t>
      </w:r>
      <w:r w:rsidRPr="00652769">
        <w:rPr>
          <w:color w:val="000000"/>
          <w:szCs w:val="28"/>
        </w:rPr>
        <w:t>показана последовательность разработки ДЛМ.</w:t>
      </w:r>
    </w:p>
    <w:p w14:paraId="7CA9516A" w14:textId="36573981" w:rsidR="002204AE" w:rsidRDefault="002204AE" w:rsidP="002204AE">
      <w:pPr>
        <w:rPr>
          <w:szCs w:val="28"/>
        </w:rPr>
      </w:pPr>
      <w:r>
        <w:rPr>
          <w:szCs w:val="28"/>
        </w:rPr>
        <w:lastRenderedPageBreak/>
        <w:t>Основными и</w:t>
      </w:r>
      <w:r w:rsidRPr="00083132">
        <w:rPr>
          <w:szCs w:val="28"/>
        </w:rPr>
        <w:t xml:space="preserve">сходными данными для проектирования </w:t>
      </w:r>
      <w:r>
        <w:rPr>
          <w:szCs w:val="28"/>
        </w:rPr>
        <w:t>даталогической</w:t>
      </w:r>
      <w:r w:rsidRPr="00083132">
        <w:rPr>
          <w:szCs w:val="28"/>
        </w:rPr>
        <w:t xml:space="preserve"> модели БД являются</w:t>
      </w:r>
      <w:r>
        <w:rPr>
          <w:szCs w:val="28"/>
        </w:rPr>
        <w:t xml:space="preserve"> знания о ПрО, отраженные в ИЛМ, а также возможности и свойства выбранной СУБД</w:t>
      </w:r>
      <w:r w:rsidRPr="00083132">
        <w:rPr>
          <w:szCs w:val="28"/>
        </w:rPr>
        <w:t>.</w:t>
      </w:r>
      <w:r>
        <w:rPr>
          <w:szCs w:val="28"/>
        </w:rPr>
        <w:t xml:space="preserve"> По условиям курсового проектирования для гр. </w:t>
      </w:r>
      <w:r w:rsidR="00322F02">
        <w:rPr>
          <w:szCs w:val="28"/>
        </w:rPr>
        <w:t>И992</w:t>
      </w:r>
      <w:r>
        <w:rPr>
          <w:szCs w:val="28"/>
        </w:rPr>
        <w:t xml:space="preserve">, </w:t>
      </w:r>
      <w:del w:id="72" w:author="TOSHIBA 1jj" w:date="2018-06-18T20:28:00Z">
        <w:r w:rsidDel="00C03A17">
          <w:rPr>
            <w:szCs w:val="28"/>
          </w:rPr>
          <w:delText xml:space="preserve">для </w:delText>
        </w:r>
      </w:del>
      <w:ins w:id="73" w:author="TOSHIBA 1jj" w:date="2018-06-18T20:28:00Z">
        <w:r>
          <w:rPr>
            <w:szCs w:val="28"/>
          </w:rPr>
          <w:t xml:space="preserve"> при </w:t>
        </w:r>
      </w:ins>
      <w:r>
        <w:rPr>
          <w:szCs w:val="28"/>
        </w:rPr>
        <w:t>разработк</w:t>
      </w:r>
      <w:del w:id="74" w:author="TOSHIBA 1jj" w:date="2018-06-18T20:28:00Z">
        <w:r w:rsidDel="00C03A17">
          <w:rPr>
            <w:szCs w:val="28"/>
          </w:rPr>
          <w:delText>и</w:delText>
        </w:r>
      </w:del>
      <w:ins w:id="75" w:author="TOSHIBA 1jj" w:date="2018-06-18T20:29:00Z">
        <w:r>
          <w:rPr>
            <w:szCs w:val="28"/>
          </w:rPr>
          <w:t>е</w:t>
        </w:r>
      </w:ins>
      <w:r>
        <w:rPr>
          <w:szCs w:val="28"/>
        </w:rPr>
        <w:t xml:space="preserve"> даталогической модели необходимо использовать СУБД </w:t>
      </w:r>
      <w:r>
        <w:rPr>
          <w:szCs w:val="28"/>
          <w:lang w:val="en-US"/>
        </w:rPr>
        <w:t>MS</w:t>
      </w:r>
      <w:r w:rsidRPr="0089773A">
        <w:rPr>
          <w:szCs w:val="28"/>
        </w:rPr>
        <w:t xml:space="preserve"> </w:t>
      </w:r>
      <w:r>
        <w:rPr>
          <w:szCs w:val="28"/>
          <w:lang w:val="en-US"/>
        </w:rPr>
        <w:t>SQL</w:t>
      </w:r>
      <w:r w:rsidRPr="0089773A">
        <w:rPr>
          <w:szCs w:val="28"/>
        </w:rPr>
        <w:t xml:space="preserve"> </w:t>
      </w:r>
      <w:r>
        <w:rPr>
          <w:szCs w:val="28"/>
          <w:lang w:val="en-US"/>
        </w:rPr>
        <w:t>ServerExpress</w:t>
      </w:r>
      <w:r>
        <w:rPr>
          <w:szCs w:val="28"/>
        </w:rPr>
        <w:t xml:space="preserve"> </w:t>
      </w:r>
      <w:r w:rsidR="00373AB9">
        <w:rPr>
          <w:szCs w:val="28"/>
        </w:rPr>
        <w:t>2012</w:t>
      </w:r>
      <w:r w:rsidRPr="0089773A">
        <w:rPr>
          <w:szCs w:val="28"/>
        </w:rPr>
        <w:t>.</w:t>
      </w:r>
      <w:r>
        <w:rPr>
          <w:szCs w:val="28"/>
        </w:rPr>
        <w:t xml:space="preserve"> Поскольку ИЛМ уже описана выше, то в следующем разделе (раздел </w:t>
      </w:r>
      <w:r>
        <w:rPr>
          <w:szCs w:val="28"/>
        </w:rPr>
        <w:fldChar w:fldCharType="begin"/>
      </w:r>
      <w:r>
        <w:rPr>
          <w:szCs w:val="28"/>
        </w:rPr>
        <w:instrText xml:space="preserve"> REF _Ref514598040 \n \h </w:instrText>
      </w:r>
      <w:r>
        <w:rPr>
          <w:szCs w:val="28"/>
        </w:rPr>
      </w:r>
      <w:r>
        <w:rPr>
          <w:szCs w:val="28"/>
        </w:rPr>
        <w:fldChar w:fldCharType="separate"/>
      </w:r>
      <w:r>
        <w:rPr>
          <w:szCs w:val="28"/>
        </w:rPr>
        <w:t>4.1</w:t>
      </w:r>
      <w:r>
        <w:rPr>
          <w:szCs w:val="28"/>
        </w:rPr>
        <w:fldChar w:fldCharType="end"/>
      </w:r>
      <w:r>
        <w:rPr>
          <w:szCs w:val="28"/>
        </w:rPr>
        <w:t xml:space="preserve">) приводится краткое описание возможностей и свойств </w:t>
      </w:r>
      <w:r>
        <w:rPr>
          <w:szCs w:val="28"/>
          <w:lang w:val="en-US"/>
        </w:rPr>
        <w:t>MS</w:t>
      </w:r>
      <w:r w:rsidRPr="0089773A">
        <w:rPr>
          <w:szCs w:val="28"/>
        </w:rPr>
        <w:t xml:space="preserve"> </w:t>
      </w:r>
      <w:r>
        <w:rPr>
          <w:szCs w:val="28"/>
          <w:lang w:val="en-US"/>
        </w:rPr>
        <w:t>SQL</w:t>
      </w:r>
      <w:r w:rsidRPr="0089773A">
        <w:rPr>
          <w:szCs w:val="28"/>
        </w:rPr>
        <w:t xml:space="preserve"> </w:t>
      </w:r>
      <w:r>
        <w:rPr>
          <w:szCs w:val="28"/>
          <w:lang w:val="en-US"/>
        </w:rPr>
        <w:t>ServerExpress</w:t>
      </w:r>
      <w:r>
        <w:rPr>
          <w:szCs w:val="28"/>
        </w:rPr>
        <w:t xml:space="preserve"> </w:t>
      </w:r>
      <w:r w:rsidR="00373AB9">
        <w:rPr>
          <w:szCs w:val="28"/>
        </w:rPr>
        <w:t>2012</w:t>
      </w:r>
      <w:r>
        <w:rPr>
          <w:szCs w:val="28"/>
        </w:rPr>
        <w:t xml:space="preserve">, необходимых для удовлетворения требованиям (см. функциональные и нефункциональные). </w:t>
      </w:r>
    </w:p>
    <w:p w14:paraId="06A55136" w14:textId="4F0192D1" w:rsidR="002204AE" w:rsidRPr="00535139" w:rsidRDefault="002204AE" w:rsidP="002204AE">
      <w:pPr>
        <w:rPr>
          <w:szCs w:val="28"/>
        </w:rPr>
      </w:pPr>
      <w:r w:rsidRPr="00535139">
        <w:rPr>
          <w:color w:val="000000"/>
          <w:szCs w:val="28"/>
        </w:rPr>
        <w:t xml:space="preserve">Результатом даталогического проектирования является описание логической структуры БД на </w:t>
      </w:r>
      <w:r>
        <w:rPr>
          <w:color w:val="000000"/>
          <w:szCs w:val="28"/>
        </w:rPr>
        <w:t>языке определения данных (</w:t>
      </w:r>
      <w:r w:rsidRPr="00535139">
        <w:rPr>
          <w:color w:val="000000"/>
          <w:szCs w:val="28"/>
        </w:rPr>
        <w:t>ЯОД</w:t>
      </w:r>
      <w:r>
        <w:rPr>
          <w:color w:val="000000"/>
          <w:szCs w:val="28"/>
        </w:rPr>
        <w:t xml:space="preserve">) </w:t>
      </w:r>
      <w:r>
        <w:rPr>
          <w:szCs w:val="28"/>
          <w:lang w:val="en-US"/>
        </w:rPr>
        <w:t>MS</w:t>
      </w:r>
      <w:r w:rsidRPr="0089773A">
        <w:rPr>
          <w:szCs w:val="28"/>
        </w:rPr>
        <w:t xml:space="preserve"> </w:t>
      </w:r>
      <w:r>
        <w:rPr>
          <w:szCs w:val="28"/>
          <w:lang w:val="en-US"/>
        </w:rPr>
        <w:t>SQL</w:t>
      </w:r>
      <w:r w:rsidRPr="0089773A">
        <w:rPr>
          <w:szCs w:val="28"/>
        </w:rPr>
        <w:t xml:space="preserve"> </w:t>
      </w:r>
      <w:r>
        <w:rPr>
          <w:szCs w:val="28"/>
          <w:lang w:val="en-US"/>
        </w:rPr>
        <w:t>ServerExpress</w:t>
      </w:r>
      <w:r>
        <w:rPr>
          <w:szCs w:val="28"/>
        </w:rPr>
        <w:t xml:space="preserve"> </w:t>
      </w:r>
      <w:r w:rsidR="00373AB9">
        <w:rPr>
          <w:szCs w:val="28"/>
        </w:rPr>
        <w:t>2012</w:t>
      </w:r>
      <w:r w:rsidRPr="00535139">
        <w:rPr>
          <w:color w:val="000000"/>
          <w:szCs w:val="28"/>
        </w:rPr>
        <w:t xml:space="preserve">. В спроектированной </w:t>
      </w:r>
      <w:r>
        <w:rPr>
          <w:color w:val="000000"/>
          <w:szCs w:val="28"/>
        </w:rPr>
        <w:t>дата</w:t>
      </w:r>
      <w:r w:rsidRPr="00535139">
        <w:rPr>
          <w:color w:val="000000"/>
          <w:szCs w:val="28"/>
        </w:rPr>
        <w:t xml:space="preserve">логической структуре БД должны быть определены все информационные единицы и связи между </w:t>
      </w:r>
      <w:r w:rsidRPr="00652769">
        <w:rPr>
          <w:color w:val="000000"/>
          <w:szCs w:val="28"/>
        </w:rPr>
        <w:t xml:space="preserve">ними (см. </w:t>
      </w:r>
      <w:r>
        <w:fldChar w:fldCharType="begin"/>
      </w:r>
      <w:r>
        <w:instrText xml:space="preserve"> REF _Ref514602024 \h  \* MERGEFORMAT </w:instrText>
      </w:r>
      <w:r>
        <w:fldChar w:fldCharType="separate"/>
      </w:r>
      <w:r>
        <w:rPr>
          <w:szCs w:val="28"/>
        </w:rPr>
        <w:t>р</w:t>
      </w:r>
      <w:r w:rsidRPr="00652769">
        <w:rPr>
          <w:szCs w:val="28"/>
        </w:rPr>
        <w:t>исунок 4</w:t>
      </w:r>
      <w:r>
        <w:fldChar w:fldCharType="end"/>
      </w:r>
      <w:r w:rsidRPr="00652769">
        <w:rPr>
          <w:color w:val="000000"/>
          <w:szCs w:val="28"/>
        </w:rPr>
        <w:t>), за</w:t>
      </w:r>
      <w:r w:rsidRPr="00535139">
        <w:rPr>
          <w:color w:val="000000"/>
          <w:szCs w:val="28"/>
        </w:rPr>
        <w:t>даны имена информационных единиц, их тип и количественные характеристики (например, длина поля).</w:t>
      </w:r>
    </w:p>
    <w:p w14:paraId="0F294848" w14:textId="2A6931AD" w:rsidR="002204AE" w:rsidRPr="00AC40C3" w:rsidRDefault="002204AE" w:rsidP="002204AE">
      <w:pPr>
        <w:pStyle w:val="20"/>
        <w:spacing w:before="120" w:after="120" w:line="240" w:lineRule="auto"/>
        <w:ind w:firstLine="0"/>
        <w:jc w:val="center"/>
        <w:rPr>
          <w:szCs w:val="28"/>
        </w:rPr>
      </w:pPr>
      <w:bookmarkStart w:id="76" w:name="_Ref514598040"/>
      <w:bookmarkStart w:id="77" w:name="_Toc514654108"/>
      <w:bookmarkStart w:id="78" w:name="_Toc517117950"/>
      <w:bookmarkStart w:id="79" w:name="_Toc105799973"/>
      <w:r w:rsidRPr="00AC40C3">
        <w:rPr>
          <w:szCs w:val="28"/>
        </w:rPr>
        <w:t xml:space="preserve">Описание возможностей и свойств </w:t>
      </w:r>
      <w:r w:rsidRPr="00AC40C3">
        <w:rPr>
          <w:szCs w:val="28"/>
          <w:lang w:val="en-US"/>
        </w:rPr>
        <w:t>MS</w:t>
      </w:r>
      <w:r w:rsidRPr="00AC40C3">
        <w:rPr>
          <w:szCs w:val="28"/>
        </w:rPr>
        <w:t xml:space="preserve"> </w:t>
      </w:r>
      <w:r w:rsidRPr="00AC40C3">
        <w:rPr>
          <w:szCs w:val="28"/>
          <w:lang w:val="en-US"/>
        </w:rPr>
        <w:t>SQL</w:t>
      </w:r>
      <w:r w:rsidRPr="00AC40C3">
        <w:rPr>
          <w:szCs w:val="28"/>
        </w:rPr>
        <w:t xml:space="preserve"> </w:t>
      </w:r>
      <w:r w:rsidRPr="00AC40C3">
        <w:rPr>
          <w:szCs w:val="28"/>
          <w:lang w:val="en-US"/>
        </w:rPr>
        <w:t>ServerExpress</w:t>
      </w:r>
      <w:r w:rsidRPr="00AC40C3">
        <w:rPr>
          <w:szCs w:val="28"/>
        </w:rPr>
        <w:t xml:space="preserve"> </w:t>
      </w:r>
      <w:r w:rsidR="00373AB9" w:rsidRPr="00AC40C3">
        <w:rPr>
          <w:szCs w:val="28"/>
        </w:rPr>
        <w:t>2012</w:t>
      </w:r>
      <w:bookmarkEnd w:id="76"/>
      <w:bookmarkEnd w:id="77"/>
      <w:bookmarkEnd w:id="78"/>
      <w:bookmarkEnd w:id="79"/>
    </w:p>
    <w:p w14:paraId="3DC6A675" w14:textId="437D4456" w:rsidR="002204AE" w:rsidRDefault="002204AE" w:rsidP="002204AE">
      <w:pPr>
        <w:pStyle w:val="23"/>
        <w:jc w:val="both"/>
      </w:pPr>
      <w:r>
        <w:t xml:space="preserve">Для создания ДЛМ требованием технического задания (ТЗ) на проект определена СУБД </w:t>
      </w:r>
      <w:r>
        <w:rPr>
          <w:lang w:val="en-US"/>
        </w:rPr>
        <w:t>Microsoft</w:t>
      </w:r>
      <w:r w:rsidRPr="00162ACC">
        <w:t xml:space="preserve"> </w:t>
      </w:r>
      <w:r>
        <w:rPr>
          <w:lang w:val="en-US"/>
        </w:rPr>
        <w:t>SQL</w:t>
      </w:r>
      <w:r w:rsidRPr="00162ACC">
        <w:t xml:space="preserve"> </w:t>
      </w:r>
      <w:r>
        <w:rPr>
          <w:lang w:val="en-US"/>
        </w:rPr>
        <w:t>Server</w:t>
      </w:r>
      <w:r w:rsidRPr="00162ACC">
        <w:t xml:space="preserve"> </w:t>
      </w:r>
      <w:r>
        <w:rPr>
          <w:lang w:val="en-US"/>
        </w:rPr>
        <w:t>Express</w:t>
      </w:r>
      <w:r w:rsidRPr="00162ACC">
        <w:t xml:space="preserve"> </w:t>
      </w:r>
      <w:r w:rsidR="00373AB9">
        <w:t>2012</w:t>
      </w:r>
      <w:r w:rsidRPr="00162ACC">
        <w:t>.</w:t>
      </w:r>
    </w:p>
    <w:p w14:paraId="08ECA81B" w14:textId="77777777" w:rsidR="002204AE" w:rsidRPr="00162ACC" w:rsidRDefault="002204AE" w:rsidP="002204AE">
      <w:pPr>
        <w:pStyle w:val="23"/>
        <w:jc w:val="both"/>
      </w:pPr>
      <w:r>
        <w:t>Поэтому, прежде чем приступить к созданию ДЛМ, опишем ее основные характеристики и особенности.</w:t>
      </w:r>
    </w:p>
    <w:p w14:paraId="79F9BFDD" w14:textId="77777777" w:rsidR="002204AE" w:rsidRPr="00162ACC" w:rsidRDefault="002204AE" w:rsidP="002204AE">
      <w:pPr>
        <w:pStyle w:val="23"/>
        <w:jc w:val="both"/>
      </w:pPr>
      <w:r>
        <w:t>Применение данной СУБД объясняется тем, что он обладает следующими преимуществами</w:t>
      </w:r>
      <w:r w:rsidRPr="00162ACC">
        <w:t>:</w:t>
      </w:r>
    </w:p>
    <w:p w14:paraId="7D4279FE" w14:textId="77777777" w:rsidR="002204AE" w:rsidRPr="00162ACC" w:rsidRDefault="002204AE" w:rsidP="002204AE">
      <w:pPr>
        <w:pStyle w:val="23"/>
        <w:numPr>
          <w:ilvl w:val="0"/>
          <w:numId w:val="13"/>
        </w:numPr>
        <w:ind w:left="0" w:firstLine="851"/>
        <w:jc w:val="both"/>
        <w:rPr>
          <w:lang w:val="en-US"/>
        </w:rPr>
      </w:pPr>
      <w:r>
        <w:t>Высокая надежность и отказоустойчивость.</w:t>
      </w:r>
    </w:p>
    <w:p w14:paraId="7A4EF716" w14:textId="77777777" w:rsidR="002204AE" w:rsidRPr="00162ACC" w:rsidRDefault="002204AE" w:rsidP="002204AE">
      <w:pPr>
        <w:pStyle w:val="23"/>
        <w:numPr>
          <w:ilvl w:val="0"/>
          <w:numId w:val="13"/>
        </w:numPr>
        <w:ind w:left="0" w:firstLine="851"/>
        <w:jc w:val="both"/>
      </w:pPr>
      <w:r>
        <w:t>Широкие возможности по масштабированию и распределению нагрузки.</w:t>
      </w:r>
    </w:p>
    <w:p w14:paraId="426A03E6" w14:textId="77777777" w:rsidR="002204AE" w:rsidRDefault="002204AE" w:rsidP="002204AE">
      <w:pPr>
        <w:pStyle w:val="23"/>
        <w:numPr>
          <w:ilvl w:val="0"/>
          <w:numId w:val="13"/>
        </w:numPr>
        <w:ind w:left="0" w:firstLine="851"/>
        <w:jc w:val="both"/>
      </w:pPr>
      <w:r>
        <w:t>Высокая производительность. Данное преимущество необходимо при создании БД, так как в таблицах может хранится большое количество записей, обработка которых должна занимать наименее возможное время для корректной работы ДЛМ.</w:t>
      </w:r>
    </w:p>
    <w:p w14:paraId="78246099" w14:textId="77777777" w:rsidR="002204AE" w:rsidRDefault="002204AE" w:rsidP="002204AE">
      <w:pPr>
        <w:pStyle w:val="23"/>
        <w:numPr>
          <w:ilvl w:val="0"/>
          <w:numId w:val="13"/>
        </w:numPr>
        <w:ind w:left="0" w:firstLine="851"/>
        <w:jc w:val="both"/>
      </w:pPr>
      <w:r>
        <w:t>Поддержка полнотекстового поиска.</w:t>
      </w:r>
    </w:p>
    <w:p w14:paraId="269AC9D1" w14:textId="77777777" w:rsidR="002204AE" w:rsidRDefault="002204AE" w:rsidP="002204AE">
      <w:pPr>
        <w:pStyle w:val="23"/>
        <w:numPr>
          <w:ilvl w:val="0"/>
          <w:numId w:val="13"/>
        </w:numPr>
        <w:ind w:left="0" w:firstLine="851"/>
        <w:jc w:val="both"/>
      </w:pPr>
      <w:r>
        <w:lastRenderedPageBreak/>
        <w:t xml:space="preserve">Поддержка функции </w:t>
      </w:r>
      <w:del w:id="80" w:author="TOSHIBA 1jj" w:date="2018-06-18T20:28:00Z">
        <w:r w:rsidDel="00C03A17">
          <w:delText>патриционирования</w:delText>
        </w:r>
      </w:del>
      <w:ins w:id="81" w:author="TOSHIBA 1jj" w:date="2018-06-18T20:28:00Z">
        <w:r>
          <w:t>партиционирования</w:t>
        </w:r>
      </w:ins>
      <w:r>
        <w:t xml:space="preserve"> (разбиение больших таблиц на отдельные части, каждая из которых может располагаться в собственной файловой группе). </w:t>
      </w:r>
    </w:p>
    <w:p w14:paraId="1B3D10B3" w14:textId="77777777" w:rsidR="002204AE" w:rsidRDefault="002204AE" w:rsidP="002204AE">
      <w:pPr>
        <w:pStyle w:val="23"/>
        <w:numPr>
          <w:ilvl w:val="0"/>
          <w:numId w:val="13"/>
        </w:numPr>
        <w:ind w:left="0" w:firstLine="851"/>
        <w:jc w:val="both"/>
      </w:pPr>
      <w:r>
        <w:t xml:space="preserve">Возможность использования БД с привязкой к </w:t>
      </w:r>
      <w:r>
        <w:rPr>
          <w:lang w:val="en-US"/>
        </w:rPr>
        <w:t>web</w:t>
      </w:r>
      <w:r w:rsidRPr="00A52E23">
        <w:t>-</w:t>
      </w:r>
      <w:r>
        <w:t>серверу приложения по учету продаж в сети книжных магазинов.</w:t>
      </w:r>
      <w:r w:rsidRPr="00A52E23">
        <w:t xml:space="preserve"> </w:t>
      </w:r>
    </w:p>
    <w:p w14:paraId="10B6583B" w14:textId="68C83914" w:rsidR="002204AE" w:rsidRPr="00403DF9" w:rsidRDefault="002204AE" w:rsidP="002204AE">
      <w:pPr>
        <w:pStyle w:val="23"/>
        <w:jc w:val="both"/>
      </w:pPr>
      <w:r>
        <w:t xml:space="preserve">Для создания новой БД можно воспользоваться графическим интерфейсом приложения </w:t>
      </w:r>
      <w:r>
        <w:rPr>
          <w:lang w:val="en-US"/>
        </w:rPr>
        <w:t>SQL</w:t>
      </w:r>
      <w:r w:rsidRPr="00403DF9">
        <w:t xml:space="preserve"> </w:t>
      </w:r>
      <w:r>
        <w:rPr>
          <w:lang w:val="en-US"/>
        </w:rPr>
        <w:t>Server</w:t>
      </w:r>
      <w:r w:rsidRPr="00403DF9">
        <w:t xml:space="preserve"> </w:t>
      </w:r>
      <w:r>
        <w:rPr>
          <w:lang w:val="en-US"/>
        </w:rPr>
        <w:t>Management</w:t>
      </w:r>
      <w:r w:rsidRPr="00403DF9">
        <w:t xml:space="preserve"> </w:t>
      </w:r>
      <w:r>
        <w:rPr>
          <w:lang w:val="en-US"/>
        </w:rPr>
        <w:t>Studio</w:t>
      </w:r>
      <w:r w:rsidRPr="00403DF9">
        <w:t xml:space="preserve">, </w:t>
      </w:r>
      <w:r>
        <w:t xml:space="preserve">либо воспользоваться инструментарием, который предоставляет язык </w:t>
      </w:r>
      <w:r>
        <w:rPr>
          <w:lang w:val="en-US"/>
        </w:rPr>
        <w:t>T</w:t>
      </w:r>
      <w:r w:rsidRPr="00403DF9">
        <w:t>-</w:t>
      </w:r>
      <w:r>
        <w:rPr>
          <w:lang w:val="en-US"/>
        </w:rPr>
        <w:t>SQL</w:t>
      </w:r>
      <w:r w:rsidRPr="00403DF9">
        <w:t xml:space="preserve"> </w:t>
      </w:r>
      <w:r>
        <w:t xml:space="preserve">(диалект языка </w:t>
      </w:r>
      <w:r>
        <w:rPr>
          <w:lang w:val="en-US"/>
        </w:rPr>
        <w:t>SQL</w:t>
      </w:r>
      <w:r w:rsidRPr="00403DF9">
        <w:t xml:space="preserve">, используемый для взаимодействия с СУБД </w:t>
      </w:r>
      <w:r>
        <w:rPr>
          <w:lang w:val="en-US"/>
        </w:rPr>
        <w:t>MS</w:t>
      </w:r>
      <w:r w:rsidRPr="00403DF9">
        <w:t xml:space="preserve"> </w:t>
      </w:r>
      <w:r>
        <w:rPr>
          <w:lang w:val="en-US"/>
        </w:rPr>
        <w:t>SQL</w:t>
      </w:r>
      <w:r w:rsidRPr="00403DF9">
        <w:t xml:space="preserve"> </w:t>
      </w:r>
      <w:r>
        <w:rPr>
          <w:lang w:val="en-US"/>
        </w:rPr>
        <w:t>Server</w:t>
      </w:r>
      <w:r>
        <w:t>)</w:t>
      </w:r>
      <w:r w:rsidRPr="00403DF9">
        <w:t>.</w:t>
      </w:r>
    </w:p>
    <w:p w14:paraId="3E638190" w14:textId="0D27CA3E" w:rsidR="002204AE" w:rsidRPr="00F4366C" w:rsidRDefault="002204AE" w:rsidP="00385641">
      <w:pPr>
        <w:pStyle w:val="3"/>
        <w:numPr>
          <w:ilvl w:val="0"/>
          <w:numId w:val="0"/>
        </w:numPr>
        <w:jc w:val="center"/>
      </w:pPr>
      <w:bookmarkStart w:id="82" w:name="_Toc516955245"/>
      <w:bookmarkStart w:id="83" w:name="_Toc517117951"/>
      <w:bookmarkStart w:id="84" w:name="_Toc105799974"/>
      <w:r>
        <w:t xml:space="preserve">4.1.1. </w:t>
      </w:r>
      <w:r w:rsidRPr="00F4366C">
        <w:t>Разработка даталогической модели</w:t>
      </w:r>
      <w:bookmarkEnd w:id="82"/>
      <w:bookmarkEnd w:id="83"/>
      <w:bookmarkEnd w:id="84"/>
    </w:p>
    <w:p w14:paraId="0A6E38A6" w14:textId="77777777" w:rsidR="002204AE" w:rsidRPr="00F4366C" w:rsidRDefault="002204AE" w:rsidP="002204AE">
      <w:pPr>
        <w:rPr>
          <w:szCs w:val="28"/>
        </w:rPr>
      </w:pPr>
      <w:r w:rsidRPr="00F4366C">
        <w:rPr>
          <w:szCs w:val="28"/>
        </w:rPr>
        <w:t>Разработка даталогической модели</w:t>
      </w:r>
      <w:r>
        <w:rPr>
          <w:szCs w:val="28"/>
        </w:rPr>
        <w:t xml:space="preserve"> (ДЛМ),</w:t>
      </w:r>
      <w:r w:rsidRPr="00F4366C">
        <w:rPr>
          <w:szCs w:val="28"/>
        </w:rPr>
        <w:t xml:space="preserve"> в общем случае</w:t>
      </w:r>
      <w:r>
        <w:rPr>
          <w:szCs w:val="28"/>
        </w:rPr>
        <w:t>,</w:t>
      </w:r>
      <w:r w:rsidRPr="00F4366C">
        <w:rPr>
          <w:szCs w:val="28"/>
        </w:rPr>
        <w:t xml:space="preserve"> состоит из двух этапов:</w:t>
      </w:r>
    </w:p>
    <w:p w14:paraId="417FE8C9" w14:textId="77777777" w:rsidR="002204AE" w:rsidRDefault="002204AE" w:rsidP="002204AE">
      <w:pPr>
        <w:pStyle w:val="af7"/>
        <w:numPr>
          <w:ilvl w:val="0"/>
          <w:numId w:val="11"/>
        </w:numPr>
        <w:spacing w:after="200"/>
        <w:ind w:left="0" w:firstLine="851"/>
        <w:jc w:val="left"/>
        <w:rPr>
          <w:szCs w:val="28"/>
        </w:rPr>
      </w:pPr>
      <w:r w:rsidRPr="00F4366C">
        <w:rPr>
          <w:szCs w:val="28"/>
        </w:rPr>
        <w:t>Проектирование</w:t>
      </w:r>
      <w:r>
        <w:rPr>
          <w:szCs w:val="28"/>
        </w:rPr>
        <w:t xml:space="preserve"> даталогической модели посредством преобразования из ИЛМ.</w:t>
      </w:r>
    </w:p>
    <w:p w14:paraId="63122E80" w14:textId="77777777" w:rsidR="002204AE" w:rsidRPr="00F4366C" w:rsidRDefault="002204AE" w:rsidP="002204AE">
      <w:pPr>
        <w:pStyle w:val="af7"/>
        <w:numPr>
          <w:ilvl w:val="0"/>
          <w:numId w:val="11"/>
        </w:numPr>
        <w:spacing w:after="200"/>
        <w:ind w:left="0" w:firstLine="851"/>
        <w:jc w:val="left"/>
        <w:rPr>
          <w:szCs w:val="28"/>
        </w:rPr>
      </w:pPr>
      <w:r>
        <w:rPr>
          <w:szCs w:val="28"/>
        </w:rPr>
        <w:t>Разработка даталогической модели в определенной так или иначе (выбранной, назначенной и т.п.) СУБД.</w:t>
      </w:r>
    </w:p>
    <w:p w14:paraId="4B8EC947" w14:textId="0D403CD5" w:rsidR="002204AE" w:rsidRPr="00162ACC" w:rsidRDefault="002204AE" w:rsidP="002204AE">
      <w:pPr>
        <w:rPr>
          <w:szCs w:val="28"/>
        </w:rPr>
      </w:pPr>
      <w:r>
        <w:rPr>
          <w:szCs w:val="28"/>
        </w:rPr>
        <w:t xml:space="preserve">Решение этих задач можно объединить, если для проектирования использовать среду </w:t>
      </w:r>
      <w:r w:rsidRPr="00162ACC">
        <w:rPr>
          <w:szCs w:val="28"/>
          <w:lang w:val="en-US"/>
        </w:rPr>
        <w:t>MS</w:t>
      </w:r>
      <w:r w:rsidRPr="00162ACC">
        <w:rPr>
          <w:szCs w:val="28"/>
        </w:rPr>
        <w:t xml:space="preserve"> </w:t>
      </w:r>
      <w:r w:rsidRPr="00162ACC">
        <w:rPr>
          <w:szCs w:val="28"/>
          <w:lang w:val="en-US"/>
        </w:rPr>
        <w:t>SQL</w:t>
      </w:r>
      <w:r w:rsidRPr="00162ACC">
        <w:rPr>
          <w:szCs w:val="28"/>
        </w:rPr>
        <w:t xml:space="preserve"> </w:t>
      </w:r>
      <w:r w:rsidRPr="00162ACC">
        <w:rPr>
          <w:szCs w:val="28"/>
          <w:lang w:val="en-US"/>
        </w:rPr>
        <w:t>ServerExpress</w:t>
      </w:r>
      <w:r w:rsidRPr="00162ACC">
        <w:rPr>
          <w:szCs w:val="28"/>
        </w:rPr>
        <w:t xml:space="preserve"> </w:t>
      </w:r>
      <w:r w:rsidR="00373AB9">
        <w:rPr>
          <w:szCs w:val="28"/>
        </w:rPr>
        <w:t>2012</w:t>
      </w:r>
      <w:r>
        <w:rPr>
          <w:szCs w:val="28"/>
        </w:rPr>
        <w:t xml:space="preserve">, поскольку такие возможности в ней имеются, и, тем самым, шаг за шагом реализовать в этом самом </w:t>
      </w:r>
      <w:r w:rsidRPr="00162ACC">
        <w:rPr>
          <w:szCs w:val="28"/>
          <w:lang w:val="en-US"/>
        </w:rPr>
        <w:t>MS</w:t>
      </w:r>
      <w:r w:rsidRPr="00162ACC">
        <w:rPr>
          <w:szCs w:val="28"/>
        </w:rPr>
        <w:t xml:space="preserve"> </w:t>
      </w:r>
      <w:r w:rsidRPr="00162ACC">
        <w:rPr>
          <w:szCs w:val="28"/>
          <w:lang w:val="en-US"/>
        </w:rPr>
        <w:t>SQL</w:t>
      </w:r>
      <w:r w:rsidRPr="00162ACC">
        <w:rPr>
          <w:szCs w:val="28"/>
        </w:rPr>
        <w:t xml:space="preserve"> </w:t>
      </w:r>
      <w:r w:rsidRPr="00162ACC">
        <w:rPr>
          <w:szCs w:val="28"/>
          <w:lang w:val="en-US"/>
        </w:rPr>
        <w:t>ServerExpress</w:t>
      </w:r>
      <w:r w:rsidRPr="00162ACC">
        <w:rPr>
          <w:szCs w:val="28"/>
        </w:rPr>
        <w:t xml:space="preserve"> </w:t>
      </w:r>
      <w:r w:rsidR="00373AB9">
        <w:rPr>
          <w:szCs w:val="28"/>
        </w:rPr>
        <w:t>2012</w:t>
      </w:r>
      <w:r w:rsidRPr="00162ACC">
        <w:rPr>
          <w:szCs w:val="28"/>
        </w:rPr>
        <w:t>.</w:t>
      </w:r>
    </w:p>
    <w:p w14:paraId="3FCC8E65" w14:textId="77777777" w:rsidR="002204AE" w:rsidRPr="001036C4" w:rsidRDefault="002204AE" w:rsidP="002204AE">
      <w:pPr>
        <w:pStyle w:val="23"/>
        <w:jc w:val="both"/>
      </w:pPr>
      <w:r w:rsidRPr="001036C4">
        <w:t>Процесс проектирования БД предусматривает предварительную классификацию объектов П</w:t>
      </w:r>
      <w:r>
        <w:t>р</w:t>
      </w:r>
      <w:r w:rsidRPr="001036C4">
        <w:t xml:space="preserve">О, </w:t>
      </w:r>
      <w:r>
        <w:t xml:space="preserve">а также </w:t>
      </w:r>
      <w:r w:rsidRPr="001036C4">
        <w:t>систематизированное представление</w:t>
      </w:r>
      <w:r>
        <w:t xml:space="preserve"> </w:t>
      </w:r>
      <w:r w:rsidRPr="001036C4">
        <w:t xml:space="preserve">в ИЛМ информации </w:t>
      </w:r>
      <w:r>
        <w:t>о</w:t>
      </w:r>
      <w:r w:rsidRPr="001036C4">
        <w:t>б объектах</w:t>
      </w:r>
      <w:r>
        <w:t xml:space="preserve"> ПрО</w:t>
      </w:r>
      <w:r w:rsidRPr="001036C4">
        <w:t xml:space="preserve"> и связях между ними.</w:t>
      </w:r>
    </w:p>
    <w:p w14:paraId="257F9E39" w14:textId="77777777" w:rsidR="002204AE" w:rsidRPr="001036C4" w:rsidRDefault="002204AE" w:rsidP="002204AE">
      <w:pPr>
        <w:pStyle w:val="23"/>
        <w:jc w:val="both"/>
      </w:pPr>
      <w:r w:rsidRPr="001036C4">
        <w:t>Перед даталогическим проектированием должен быть определен состав БД.</w:t>
      </w:r>
    </w:p>
    <w:p w14:paraId="2BE5A8E8" w14:textId="77777777" w:rsidR="002204AE" w:rsidRPr="001036C4" w:rsidRDefault="002204AE" w:rsidP="002204AE">
      <w:pPr>
        <w:pStyle w:val="23"/>
        <w:jc w:val="both"/>
      </w:pPr>
      <w:r w:rsidRPr="001036C4">
        <w:t>При проектировании логической структуры БД осуществляются преобразование исходной ИЛМ в модель данных, поддерживаем</w:t>
      </w:r>
      <w:r>
        <w:t>ой</w:t>
      </w:r>
      <w:r w:rsidRPr="001036C4">
        <w:t xml:space="preserve"> конкретной СУБД, и проверка адекватности полученной ДЛМ </w:t>
      </w:r>
      <w:r>
        <w:t xml:space="preserve">моделируемой </w:t>
      </w:r>
      <w:r w:rsidRPr="001036C4">
        <w:t>П</w:t>
      </w:r>
      <w:r>
        <w:t>р</w:t>
      </w:r>
      <w:r w:rsidRPr="001036C4">
        <w:t>О.</w:t>
      </w:r>
    </w:p>
    <w:p w14:paraId="248D889A" w14:textId="77777777" w:rsidR="002204AE" w:rsidRPr="001036C4" w:rsidRDefault="002204AE" w:rsidP="002204AE">
      <w:pPr>
        <w:pStyle w:val="23"/>
        <w:jc w:val="both"/>
      </w:pPr>
      <w:r w:rsidRPr="001036C4">
        <w:lastRenderedPageBreak/>
        <w:t>Для любой П</w:t>
      </w:r>
      <w:r>
        <w:t>р</w:t>
      </w:r>
      <w:r w:rsidRPr="001036C4">
        <w:t>О существует множество вариантов проектных решений ее отображения в ДЛМ. Методика проектирования должна обеспечивать выбор наиболее подходящего проектного решения.</w:t>
      </w:r>
    </w:p>
    <w:p w14:paraId="64BE37E3" w14:textId="77777777" w:rsidR="002204AE" w:rsidRPr="001036C4" w:rsidRDefault="002204AE" w:rsidP="002204AE">
      <w:pPr>
        <w:pStyle w:val="23"/>
        <w:jc w:val="both"/>
      </w:pPr>
      <w:r w:rsidRPr="001036C4">
        <w:t>Минимальная логическая единица данных для всех СУБД семантически одинакова и соответствует либо идентификатору объекта, либо свойству объекта или процесса.</w:t>
      </w:r>
    </w:p>
    <w:p w14:paraId="7072E54A" w14:textId="77777777" w:rsidR="002204AE" w:rsidRPr="001036C4" w:rsidRDefault="002204AE" w:rsidP="002204AE">
      <w:pPr>
        <w:pStyle w:val="23"/>
        <w:jc w:val="both"/>
      </w:pPr>
      <w:r w:rsidRPr="001036C4">
        <w:t>Связи между объектами П</w:t>
      </w:r>
      <w:r>
        <w:t>р</w:t>
      </w:r>
      <w:r w:rsidRPr="001036C4">
        <w:t>О, отраженные в ИЛМ, могут отображаться в ДЛМ либо посредством совместного расположения соответствующих им информационных элементов, либо путем объявления связи между ними. Не все виды связей, существующие в П</w:t>
      </w:r>
      <w:r>
        <w:t>р</w:t>
      </w:r>
      <w:r w:rsidRPr="001036C4">
        <w:t>О, могут быть непосредственно отображены в конкретной ДЛМ. Так, многие СУБД не поддерживают непосредственно степень связь N:M между объектами. В этом случае в ДЛМ вводится дополнительный вспомогательный элемент, отображающий эту связь</w:t>
      </w:r>
      <w:r>
        <w:t>.</w:t>
      </w:r>
    </w:p>
    <w:p w14:paraId="02D34252" w14:textId="77777777" w:rsidR="002204AE" w:rsidRPr="00F4366C" w:rsidRDefault="002204AE" w:rsidP="002204AE">
      <w:pPr>
        <w:pStyle w:val="20"/>
        <w:spacing w:before="120" w:after="120" w:line="240" w:lineRule="auto"/>
        <w:ind w:firstLine="0"/>
        <w:jc w:val="center"/>
        <w:rPr>
          <w:szCs w:val="28"/>
        </w:rPr>
      </w:pPr>
      <w:bookmarkStart w:id="85" w:name="_Toc514654109"/>
      <w:bookmarkStart w:id="86" w:name="_Toc517117952"/>
      <w:bookmarkStart w:id="87" w:name="_Toc105799975"/>
      <w:r w:rsidRPr="00F4366C">
        <w:rPr>
          <w:szCs w:val="28"/>
        </w:rPr>
        <w:t>Разработка даталогической модели</w:t>
      </w:r>
      <w:bookmarkEnd w:id="85"/>
      <w:bookmarkEnd w:id="86"/>
      <w:bookmarkEnd w:id="87"/>
    </w:p>
    <w:p w14:paraId="7DA3EFC5" w14:textId="77777777" w:rsidR="002204AE" w:rsidRPr="00F4366C" w:rsidRDefault="002204AE" w:rsidP="002204AE">
      <w:pPr>
        <w:rPr>
          <w:szCs w:val="28"/>
        </w:rPr>
      </w:pPr>
      <w:r w:rsidRPr="00F4366C">
        <w:rPr>
          <w:szCs w:val="28"/>
        </w:rPr>
        <w:t>Разработка даталогической модели</w:t>
      </w:r>
      <w:r>
        <w:rPr>
          <w:szCs w:val="28"/>
        </w:rPr>
        <w:t xml:space="preserve"> (ДЛМ),</w:t>
      </w:r>
      <w:r w:rsidRPr="00F4366C">
        <w:rPr>
          <w:szCs w:val="28"/>
        </w:rPr>
        <w:t xml:space="preserve"> в общем случае</w:t>
      </w:r>
      <w:r>
        <w:rPr>
          <w:szCs w:val="28"/>
        </w:rPr>
        <w:t>,</w:t>
      </w:r>
      <w:r w:rsidRPr="00F4366C">
        <w:rPr>
          <w:szCs w:val="28"/>
        </w:rPr>
        <w:t xml:space="preserve"> состоит из двух этапов:</w:t>
      </w:r>
    </w:p>
    <w:p w14:paraId="15324A50" w14:textId="77777777" w:rsidR="002204AE" w:rsidRDefault="002204AE" w:rsidP="002204AE">
      <w:pPr>
        <w:pStyle w:val="af7"/>
        <w:numPr>
          <w:ilvl w:val="0"/>
          <w:numId w:val="11"/>
        </w:numPr>
        <w:spacing w:after="200"/>
        <w:ind w:left="0" w:firstLine="718"/>
        <w:jc w:val="left"/>
        <w:rPr>
          <w:szCs w:val="28"/>
        </w:rPr>
      </w:pPr>
      <w:r w:rsidRPr="00F4366C">
        <w:rPr>
          <w:szCs w:val="28"/>
        </w:rPr>
        <w:t>Проектирование</w:t>
      </w:r>
      <w:r>
        <w:rPr>
          <w:szCs w:val="28"/>
        </w:rPr>
        <w:t xml:space="preserve"> даталогической модели посредством преобразования из ИЛМ по правилам, приведенным в </w:t>
      </w:r>
      <w:r w:rsidRPr="00F4366C">
        <w:rPr>
          <w:szCs w:val="28"/>
        </w:rPr>
        <w:t>[</w:t>
      </w:r>
      <w:r>
        <w:rPr>
          <w:szCs w:val="28"/>
        </w:rPr>
        <w:fldChar w:fldCharType="begin"/>
      </w:r>
      <w:r>
        <w:rPr>
          <w:szCs w:val="28"/>
        </w:rPr>
        <w:instrText xml:space="preserve"> REF _Ref514656747 \n \h </w:instrText>
      </w:r>
      <w:r>
        <w:rPr>
          <w:szCs w:val="28"/>
        </w:rPr>
      </w:r>
      <w:r>
        <w:rPr>
          <w:szCs w:val="28"/>
        </w:rPr>
        <w:fldChar w:fldCharType="separate"/>
      </w:r>
      <w:r>
        <w:rPr>
          <w:szCs w:val="28"/>
        </w:rPr>
        <w:t>2</w:t>
      </w:r>
      <w:r>
        <w:rPr>
          <w:szCs w:val="28"/>
        </w:rPr>
        <w:fldChar w:fldCharType="end"/>
      </w:r>
      <w:r w:rsidRPr="00F4366C">
        <w:rPr>
          <w:szCs w:val="28"/>
        </w:rPr>
        <w:t>]</w:t>
      </w:r>
      <w:r>
        <w:rPr>
          <w:szCs w:val="28"/>
        </w:rPr>
        <w:t>.</w:t>
      </w:r>
    </w:p>
    <w:p w14:paraId="45599F47" w14:textId="77777777" w:rsidR="002204AE" w:rsidRPr="00F4366C" w:rsidRDefault="002204AE" w:rsidP="002204AE">
      <w:pPr>
        <w:pStyle w:val="af7"/>
        <w:numPr>
          <w:ilvl w:val="0"/>
          <w:numId w:val="11"/>
        </w:numPr>
        <w:spacing w:after="200"/>
        <w:ind w:left="0" w:firstLine="718"/>
        <w:jc w:val="left"/>
        <w:rPr>
          <w:szCs w:val="28"/>
        </w:rPr>
      </w:pPr>
      <w:r>
        <w:rPr>
          <w:szCs w:val="28"/>
        </w:rPr>
        <w:t>Разработка даталогической модели в определенной так или иначе (выбранной, назначенной и т.п.) СУБД.</w:t>
      </w:r>
    </w:p>
    <w:p w14:paraId="1A4033D2" w14:textId="31430348" w:rsidR="002204AE" w:rsidRDefault="002204AE" w:rsidP="002204AE">
      <w:pPr>
        <w:rPr>
          <w:szCs w:val="28"/>
        </w:rPr>
      </w:pPr>
      <w:r>
        <w:rPr>
          <w:szCs w:val="28"/>
        </w:rPr>
        <w:t xml:space="preserve">Решение этих задач можно объединить, если для проектирования использовать среду </w:t>
      </w:r>
      <w:r w:rsidRPr="00F4366C">
        <w:rPr>
          <w:i/>
          <w:szCs w:val="28"/>
          <w:lang w:val="en-US"/>
        </w:rPr>
        <w:t>M</w:t>
      </w:r>
      <w:r>
        <w:rPr>
          <w:i/>
          <w:szCs w:val="28"/>
          <w:lang w:val="en-US"/>
        </w:rPr>
        <w:t>S</w:t>
      </w:r>
      <w:r w:rsidRPr="00F4366C">
        <w:rPr>
          <w:i/>
          <w:szCs w:val="28"/>
        </w:rPr>
        <w:t xml:space="preserve"> </w:t>
      </w:r>
      <w:r w:rsidRPr="00F4366C">
        <w:rPr>
          <w:i/>
          <w:szCs w:val="28"/>
          <w:lang w:val="en-US"/>
        </w:rPr>
        <w:t>SQL</w:t>
      </w:r>
      <w:r w:rsidRPr="00F4366C">
        <w:rPr>
          <w:i/>
          <w:szCs w:val="28"/>
        </w:rPr>
        <w:t xml:space="preserve"> </w:t>
      </w:r>
      <w:r w:rsidRPr="00F4366C">
        <w:rPr>
          <w:i/>
          <w:szCs w:val="28"/>
          <w:lang w:val="en-US"/>
        </w:rPr>
        <w:t>Server</w:t>
      </w:r>
      <w:r>
        <w:rPr>
          <w:i/>
          <w:szCs w:val="28"/>
          <w:lang w:val="en-US"/>
        </w:rPr>
        <w:t>Express</w:t>
      </w:r>
      <w:r w:rsidRPr="00F4366C">
        <w:rPr>
          <w:i/>
          <w:szCs w:val="28"/>
        </w:rPr>
        <w:t xml:space="preserve"> </w:t>
      </w:r>
      <w:r w:rsidR="00373AB9">
        <w:rPr>
          <w:i/>
          <w:szCs w:val="28"/>
        </w:rPr>
        <w:t>2012</w:t>
      </w:r>
      <w:r>
        <w:rPr>
          <w:szCs w:val="28"/>
        </w:rPr>
        <w:t xml:space="preserve">, поскольку такие возможности в ней имеются, и, тем самым, шаг за шагом реализовать в этом самом </w:t>
      </w:r>
      <w:r w:rsidRPr="00F4366C">
        <w:rPr>
          <w:i/>
          <w:szCs w:val="28"/>
          <w:lang w:val="en-US"/>
        </w:rPr>
        <w:t>M</w:t>
      </w:r>
      <w:r>
        <w:rPr>
          <w:i/>
          <w:szCs w:val="28"/>
          <w:lang w:val="en-US"/>
        </w:rPr>
        <w:t>S</w:t>
      </w:r>
      <w:r w:rsidRPr="00F4366C">
        <w:rPr>
          <w:i/>
          <w:szCs w:val="28"/>
        </w:rPr>
        <w:t xml:space="preserve"> </w:t>
      </w:r>
      <w:r w:rsidRPr="00F4366C">
        <w:rPr>
          <w:i/>
          <w:szCs w:val="28"/>
          <w:lang w:val="en-US"/>
        </w:rPr>
        <w:t>SQL</w:t>
      </w:r>
      <w:r w:rsidRPr="00F4366C">
        <w:rPr>
          <w:i/>
          <w:szCs w:val="28"/>
        </w:rPr>
        <w:t xml:space="preserve"> </w:t>
      </w:r>
      <w:r w:rsidRPr="00F4366C">
        <w:rPr>
          <w:i/>
          <w:szCs w:val="28"/>
          <w:lang w:val="en-US"/>
        </w:rPr>
        <w:t>Server</w:t>
      </w:r>
      <w:r>
        <w:rPr>
          <w:i/>
          <w:szCs w:val="28"/>
          <w:lang w:val="en-US"/>
        </w:rPr>
        <w:t>Express</w:t>
      </w:r>
      <w:r w:rsidRPr="00F4366C">
        <w:rPr>
          <w:i/>
          <w:szCs w:val="28"/>
        </w:rPr>
        <w:t xml:space="preserve"> </w:t>
      </w:r>
      <w:r w:rsidR="00373AB9">
        <w:rPr>
          <w:i/>
          <w:szCs w:val="28"/>
        </w:rPr>
        <w:t>2012</w:t>
      </w:r>
      <w:r>
        <w:rPr>
          <w:szCs w:val="28"/>
        </w:rPr>
        <w:t>.</w:t>
      </w:r>
    </w:p>
    <w:p w14:paraId="2C10CEA4" w14:textId="77777777" w:rsidR="002204AE" w:rsidRDefault="002204AE" w:rsidP="002204AE">
      <w:pPr>
        <w:spacing w:line="276" w:lineRule="auto"/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9"/>
        <w:gridCol w:w="5136"/>
      </w:tblGrid>
      <w:tr w:rsidR="002204AE" w14:paraId="0E1C11FC" w14:textId="77777777" w:rsidTr="007B7B64">
        <w:tc>
          <w:tcPr>
            <w:tcW w:w="4979" w:type="dxa"/>
            <w:vAlign w:val="center"/>
          </w:tcPr>
          <w:p w14:paraId="1BD42AC5" w14:textId="77777777" w:rsidR="002204AE" w:rsidRDefault="002204AE" w:rsidP="007B7B64">
            <w:pPr>
              <w:keepNext/>
              <w:spacing w:line="276" w:lineRule="auto"/>
              <w:ind w:firstLine="0"/>
              <w:jc w:val="center"/>
            </w:pPr>
            <w:r w:rsidRPr="00945EFE">
              <w:rPr>
                <w:noProof/>
                <w:lang w:eastAsia="ru-RU"/>
              </w:rPr>
              <w:lastRenderedPageBreak/>
              <w:drawing>
                <wp:inline distT="0" distB="0" distL="0" distR="0" wp14:anchorId="0D8FFE77" wp14:editId="6821E51C">
                  <wp:extent cx="2452007" cy="1627413"/>
                  <wp:effectExtent l="19050" t="0" r="5443" b="0"/>
                  <wp:docPr id="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 l="25749" t="11919" r="26150" b="324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2007" cy="1627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797C18" w14:textId="77777777" w:rsidR="002204AE" w:rsidRPr="00BF5A52" w:rsidRDefault="002204AE" w:rsidP="007B7B64">
            <w:pPr>
              <w:pStyle w:val="a5"/>
              <w:spacing w:line="240" w:lineRule="auto"/>
              <w:jc w:val="center"/>
              <w:rPr>
                <w:b w:val="0"/>
              </w:rPr>
            </w:pPr>
            <w:bookmarkStart w:id="88" w:name="_Ref514602426"/>
            <w:r w:rsidRPr="00BF5A52">
              <w:rPr>
                <w:b w:val="0"/>
              </w:rPr>
              <w:t xml:space="preserve">Рисунок </w:t>
            </w:r>
            <w:r w:rsidRPr="00BF5A52">
              <w:rPr>
                <w:b w:val="0"/>
              </w:rPr>
              <w:fldChar w:fldCharType="begin"/>
            </w:r>
            <w:r w:rsidRPr="00BF5A52">
              <w:rPr>
                <w:b w:val="0"/>
              </w:rPr>
              <w:instrText xml:space="preserve"> SEQ Рисунок \* ARABIC </w:instrText>
            </w:r>
            <w:r w:rsidRPr="00BF5A52">
              <w:rPr>
                <w:b w:val="0"/>
              </w:rPr>
              <w:fldChar w:fldCharType="separate"/>
            </w:r>
            <w:r w:rsidRPr="00BF5A52">
              <w:rPr>
                <w:b w:val="0"/>
                <w:noProof/>
              </w:rPr>
              <w:t>3</w:t>
            </w:r>
            <w:r w:rsidRPr="00BF5A52">
              <w:rPr>
                <w:b w:val="0"/>
                <w:noProof/>
              </w:rPr>
              <w:fldChar w:fldCharType="end"/>
            </w:r>
            <w:bookmarkEnd w:id="88"/>
            <w:r w:rsidRPr="00BF5A52">
              <w:rPr>
                <w:b w:val="0"/>
              </w:rPr>
              <w:t xml:space="preserve"> Последовательность проектирования ДЛМ</w:t>
            </w:r>
          </w:p>
        </w:tc>
        <w:tc>
          <w:tcPr>
            <w:tcW w:w="5136" w:type="dxa"/>
            <w:vAlign w:val="center"/>
          </w:tcPr>
          <w:p w14:paraId="109A64DC" w14:textId="77777777" w:rsidR="002204AE" w:rsidRDefault="002204AE" w:rsidP="007B7B64">
            <w:pPr>
              <w:spacing w:line="276" w:lineRule="auto"/>
              <w:ind w:firstLine="0"/>
              <w:jc w:val="center"/>
            </w:pPr>
            <w:r w:rsidRPr="00945EFE">
              <w:rPr>
                <w:noProof/>
                <w:lang w:eastAsia="ru-RU"/>
              </w:rPr>
              <w:drawing>
                <wp:inline distT="0" distB="0" distL="0" distR="0" wp14:anchorId="775F40C1" wp14:editId="1C44274C">
                  <wp:extent cx="3099707" cy="990600"/>
                  <wp:effectExtent l="19050" t="0" r="5443" b="0"/>
                  <wp:docPr id="10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 l="27969" t="73347" r="26150" b="29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9707" cy="990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EA9DA7" w14:textId="77777777" w:rsidR="002204AE" w:rsidRPr="007F54EA" w:rsidRDefault="002204AE" w:rsidP="002204AE">
      <w:pPr>
        <w:pStyle w:val="3"/>
      </w:pPr>
      <w:bookmarkStart w:id="89" w:name="_Toc514654110"/>
      <w:bookmarkStart w:id="90" w:name="_Toc517117953"/>
      <w:bookmarkStart w:id="91" w:name="_Toc105799976"/>
      <w:r w:rsidRPr="007F54EA">
        <w:t>Общие положения разработки даталогической модели</w:t>
      </w:r>
      <w:bookmarkEnd w:id="89"/>
      <w:bookmarkEnd w:id="90"/>
      <w:bookmarkEnd w:id="91"/>
    </w:p>
    <w:p w14:paraId="74AEF6D7" w14:textId="77777777" w:rsidR="002204AE" w:rsidRDefault="002204AE" w:rsidP="002204AE">
      <w:pPr>
        <w:rPr>
          <w:color w:val="000000"/>
          <w:szCs w:val="28"/>
        </w:rPr>
      </w:pPr>
      <w:r>
        <w:rPr>
          <w:color w:val="000000"/>
          <w:szCs w:val="28"/>
        </w:rPr>
        <w:t xml:space="preserve">Ниже согласно </w:t>
      </w:r>
      <w:r w:rsidRPr="00B97406">
        <w:rPr>
          <w:color w:val="000000"/>
          <w:szCs w:val="28"/>
        </w:rPr>
        <w:t>[</w:t>
      </w:r>
      <w:r>
        <w:rPr>
          <w:szCs w:val="28"/>
        </w:rPr>
        <w:fldChar w:fldCharType="begin"/>
      </w:r>
      <w:r>
        <w:rPr>
          <w:szCs w:val="28"/>
        </w:rPr>
        <w:instrText xml:space="preserve"> REF _Ref514656747 \n \h </w:instrText>
      </w:r>
      <w:r>
        <w:rPr>
          <w:szCs w:val="28"/>
        </w:rPr>
      </w:r>
      <w:r>
        <w:rPr>
          <w:szCs w:val="28"/>
        </w:rPr>
        <w:fldChar w:fldCharType="separate"/>
      </w:r>
      <w:r>
        <w:rPr>
          <w:szCs w:val="28"/>
        </w:rPr>
        <w:t>2</w:t>
      </w:r>
      <w:r>
        <w:rPr>
          <w:szCs w:val="28"/>
        </w:rPr>
        <w:fldChar w:fldCharType="end"/>
      </w:r>
      <w:r w:rsidRPr="00B97406">
        <w:rPr>
          <w:color w:val="000000"/>
          <w:szCs w:val="28"/>
        </w:rPr>
        <w:t xml:space="preserve">] </w:t>
      </w:r>
      <w:r>
        <w:rPr>
          <w:color w:val="000000"/>
          <w:szCs w:val="28"/>
        </w:rPr>
        <w:t>приведены следующие основные положения по разработке даталогической модели.</w:t>
      </w:r>
    </w:p>
    <w:p w14:paraId="77409AE0" w14:textId="77777777" w:rsidR="002204AE" w:rsidRPr="001036C4" w:rsidRDefault="002204AE" w:rsidP="002204AE">
      <w:pPr>
        <w:rPr>
          <w:color w:val="000000"/>
          <w:szCs w:val="28"/>
        </w:rPr>
      </w:pPr>
      <w:r w:rsidRPr="001036C4">
        <w:rPr>
          <w:color w:val="000000"/>
          <w:szCs w:val="28"/>
        </w:rPr>
        <w:t>Процесс проектирования БД предусматривает предварительную классификацию объектов П</w:t>
      </w:r>
      <w:r>
        <w:rPr>
          <w:color w:val="000000"/>
          <w:szCs w:val="28"/>
        </w:rPr>
        <w:t>р</w:t>
      </w:r>
      <w:r w:rsidRPr="001036C4">
        <w:rPr>
          <w:color w:val="000000"/>
          <w:szCs w:val="28"/>
        </w:rPr>
        <w:t xml:space="preserve">О, </w:t>
      </w:r>
      <w:r>
        <w:rPr>
          <w:color w:val="000000"/>
          <w:szCs w:val="28"/>
        </w:rPr>
        <w:t xml:space="preserve">а также </w:t>
      </w:r>
      <w:r w:rsidRPr="001036C4">
        <w:rPr>
          <w:color w:val="000000"/>
          <w:szCs w:val="28"/>
        </w:rPr>
        <w:t>систематизированное представление</w:t>
      </w:r>
      <w:r>
        <w:rPr>
          <w:color w:val="000000"/>
          <w:szCs w:val="28"/>
        </w:rPr>
        <w:t xml:space="preserve"> </w:t>
      </w:r>
      <w:r w:rsidRPr="001036C4">
        <w:rPr>
          <w:color w:val="000000"/>
          <w:szCs w:val="28"/>
        </w:rPr>
        <w:t xml:space="preserve">в ИЛМ информации </w:t>
      </w:r>
      <w:r>
        <w:rPr>
          <w:color w:val="000000"/>
          <w:szCs w:val="28"/>
        </w:rPr>
        <w:t>о</w:t>
      </w:r>
      <w:r w:rsidRPr="001036C4">
        <w:rPr>
          <w:color w:val="000000"/>
          <w:szCs w:val="28"/>
        </w:rPr>
        <w:t>б объектах</w:t>
      </w:r>
      <w:r>
        <w:rPr>
          <w:color w:val="000000"/>
          <w:szCs w:val="28"/>
        </w:rPr>
        <w:t xml:space="preserve"> ПрО</w:t>
      </w:r>
      <w:r w:rsidRPr="001036C4">
        <w:rPr>
          <w:color w:val="000000"/>
          <w:szCs w:val="28"/>
        </w:rPr>
        <w:t xml:space="preserve"> и связях между ними.</w:t>
      </w:r>
    </w:p>
    <w:p w14:paraId="04827E7C" w14:textId="77777777" w:rsidR="002204AE" w:rsidRPr="001036C4" w:rsidRDefault="002204AE" w:rsidP="002204AE">
      <w:pPr>
        <w:rPr>
          <w:color w:val="000000"/>
          <w:szCs w:val="28"/>
        </w:rPr>
      </w:pPr>
      <w:r w:rsidRPr="001036C4">
        <w:rPr>
          <w:color w:val="000000"/>
          <w:szCs w:val="28"/>
        </w:rPr>
        <w:t>Перед даталогическим проектированием должен быть определен состав БД.</w:t>
      </w:r>
    </w:p>
    <w:p w14:paraId="1D3B1F4F" w14:textId="77777777" w:rsidR="002204AE" w:rsidRPr="001036C4" w:rsidRDefault="002204AE" w:rsidP="002204AE">
      <w:pPr>
        <w:rPr>
          <w:color w:val="000000"/>
          <w:szCs w:val="28"/>
        </w:rPr>
      </w:pPr>
      <w:r w:rsidRPr="001036C4">
        <w:rPr>
          <w:color w:val="000000"/>
          <w:szCs w:val="28"/>
        </w:rPr>
        <w:t>При проектировании логической структуры БД осуществляются преобразование исходной ИЛМ в модель данных, поддерживаем</w:t>
      </w:r>
      <w:r>
        <w:rPr>
          <w:color w:val="000000"/>
          <w:szCs w:val="28"/>
        </w:rPr>
        <w:t>ой</w:t>
      </w:r>
      <w:r w:rsidRPr="001036C4">
        <w:rPr>
          <w:color w:val="000000"/>
          <w:szCs w:val="28"/>
        </w:rPr>
        <w:t xml:space="preserve"> конкретной СУБД, и проверка адекватности полученной ДЛМ </w:t>
      </w:r>
      <w:r>
        <w:rPr>
          <w:color w:val="000000"/>
          <w:szCs w:val="28"/>
        </w:rPr>
        <w:t xml:space="preserve">моделируемой </w:t>
      </w:r>
      <w:r w:rsidRPr="001036C4">
        <w:rPr>
          <w:color w:val="000000"/>
          <w:szCs w:val="28"/>
        </w:rPr>
        <w:t>П</w:t>
      </w:r>
      <w:r>
        <w:rPr>
          <w:color w:val="000000"/>
          <w:szCs w:val="28"/>
        </w:rPr>
        <w:t>р</w:t>
      </w:r>
      <w:r w:rsidRPr="001036C4">
        <w:rPr>
          <w:color w:val="000000"/>
          <w:szCs w:val="28"/>
        </w:rPr>
        <w:t>О.</w:t>
      </w:r>
    </w:p>
    <w:p w14:paraId="002CDF63" w14:textId="77777777" w:rsidR="002204AE" w:rsidRPr="001036C4" w:rsidRDefault="002204AE" w:rsidP="002204AE">
      <w:pPr>
        <w:rPr>
          <w:color w:val="000000"/>
          <w:szCs w:val="28"/>
        </w:rPr>
      </w:pPr>
      <w:r w:rsidRPr="001036C4">
        <w:rPr>
          <w:color w:val="000000"/>
          <w:szCs w:val="28"/>
        </w:rPr>
        <w:t>Для любой П</w:t>
      </w:r>
      <w:r>
        <w:rPr>
          <w:color w:val="000000"/>
          <w:szCs w:val="28"/>
        </w:rPr>
        <w:t>р</w:t>
      </w:r>
      <w:r w:rsidRPr="001036C4">
        <w:rPr>
          <w:color w:val="000000"/>
          <w:szCs w:val="28"/>
        </w:rPr>
        <w:t>О существует множество вариантов проектных решений ее отображения в ДЛМ. Методика проектирования должна обеспечивать выбор наиболее подходящего проектного решения.</w:t>
      </w:r>
    </w:p>
    <w:p w14:paraId="54828998" w14:textId="77777777" w:rsidR="002204AE" w:rsidRPr="001036C4" w:rsidRDefault="002204AE" w:rsidP="002204AE">
      <w:pPr>
        <w:rPr>
          <w:color w:val="000000"/>
          <w:szCs w:val="28"/>
        </w:rPr>
      </w:pPr>
      <w:r w:rsidRPr="001036C4">
        <w:rPr>
          <w:color w:val="000000"/>
          <w:szCs w:val="28"/>
        </w:rPr>
        <w:t>Минимальная логическая единица данных для всех СУБД семантически одинакова и соответствует либо идентификатору объекта, либо свойству объекта или процесса.</w:t>
      </w:r>
    </w:p>
    <w:p w14:paraId="2EE561A4" w14:textId="3148BC8F" w:rsidR="002204AE" w:rsidRDefault="002204AE" w:rsidP="002204AE">
      <w:pPr>
        <w:rPr>
          <w:color w:val="000000"/>
          <w:szCs w:val="28"/>
        </w:rPr>
      </w:pPr>
      <w:r w:rsidRPr="001036C4">
        <w:rPr>
          <w:color w:val="000000"/>
          <w:szCs w:val="28"/>
        </w:rPr>
        <w:t>Связи между объектами П</w:t>
      </w:r>
      <w:r>
        <w:rPr>
          <w:color w:val="000000"/>
          <w:szCs w:val="28"/>
        </w:rPr>
        <w:t>р</w:t>
      </w:r>
      <w:r w:rsidRPr="001036C4">
        <w:rPr>
          <w:color w:val="000000"/>
          <w:szCs w:val="28"/>
        </w:rPr>
        <w:t>О, отраженные в ИЛМ, могут отображаться в ДЛМ либо посредством совместного расположения соответствующих им информационных элементов, либо путем объявления связи между ними. Не все виды связей, существующие в П</w:t>
      </w:r>
      <w:r>
        <w:rPr>
          <w:color w:val="000000"/>
          <w:szCs w:val="28"/>
        </w:rPr>
        <w:t>р</w:t>
      </w:r>
      <w:r w:rsidRPr="001036C4">
        <w:rPr>
          <w:color w:val="000000"/>
          <w:szCs w:val="28"/>
        </w:rPr>
        <w:t xml:space="preserve">О, могут быть непосредственно отображены в конкретной ДЛМ. Так, многие СУБД не поддерживают непосредственно степень </w:t>
      </w:r>
      <w:r w:rsidRPr="001036C4">
        <w:rPr>
          <w:color w:val="000000"/>
          <w:szCs w:val="28"/>
        </w:rPr>
        <w:lastRenderedPageBreak/>
        <w:t>связь N:M между объектами. В этом случае в ДЛМ вводится дополнительный вспомогательный элемент, отображающий эту связ</w:t>
      </w:r>
      <w:r w:rsidR="0015074C">
        <w:rPr>
          <w:color w:val="000000"/>
          <w:szCs w:val="28"/>
        </w:rPr>
        <w:t>ь</w:t>
      </w:r>
      <w:r>
        <w:rPr>
          <w:color w:val="000000"/>
          <w:szCs w:val="28"/>
        </w:rPr>
        <w:t>.</w:t>
      </w:r>
    </w:p>
    <w:p w14:paraId="30DF9524" w14:textId="606C7910" w:rsidR="002204AE" w:rsidRPr="009D5137" w:rsidRDefault="002204AE" w:rsidP="00BE2022">
      <w:pPr>
        <w:pStyle w:val="3"/>
        <w:jc w:val="center"/>
        <w:rPr>
          <w:color w:val="000000"/>
        </w:rPr>
      </w:pPr>
      <w:bookmarkStart w:id="92" w:name="_Toc514654111"/>
      <w:bookmarkStart w:id="93" w:name="_Toc517117954"/>
      <w:bookmarkStart w:id="94" w:name="_Toc105799977"/>
      <w:r w:rsidRPr="009D5137">
        <w:t>Определение состава БД</w:t>
      </w:r>
      <w:bookmarkEnd w:id="92"/>
      <w:bookmarkEnd w:id="93"/>
      <w:bookmarkEnd w:id="94"/>
    </w:p>
    <w:p w14:paraId="0C694146" w14:textId="5F8CC63D" w:rsidR="002204AE" w:rsidRPr="00B97406" w:rsidRDefault="002204AE" w:rsidP="002204AE">
      <w:pPr>
        <w:rPr>
          <w:szCs w:val="28"/>
        </w:rPr>
      </w:pPr>
      <w:bookmarkStart w:id="95" w:name="_Toc516990140"/>
      <w:bookmarkStart w:id="96" w:name="_Toc516990250"/>
      <w:bookmarkStart w:id="97" w:name="_Toc516990319"/>
      <w:bookmarkStart w:id="98" w:name="_Toc516990429"/>
      <w:bookmarkStart w:id="99" w:name="_Toc516990466"/>
      <w:bookmarkStart w:id="100" w:name="_Toc516990508"/>
      <w:bookmarkStart w:id="101" w:name="_Toc516990586"/>
      <w:bookmarkStart w:id="102" w:name="_Toc516990146"/>
      <w:bookmarkStart w:id="103" w:name="_Toc516990256"/>
      <w:bookmarkStart w:id="104" w:name="_Toc516990325"/>
      <w:bookmarkStart w:id="105" w:name="_Toc516990435"/>
      <w:bookmarkStart w:id="106" w:name="_Toc516990472"/>
      <w:bookmarkStart w:id="107" w:name="_Toc516990514"/>
      <w:bookmarkStart w:id="108" w:name="_Toc516990592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r w:rsidRPr="00B97406">
        <w:rPr>
          <w:color w:val="000000"/>
          <w:szCs w:val="28"/>
        </w:rPr>
        <w:t>При переходе от ИЛМ к ДЛМ следует иметь в виду, что ИЛМ включает в себя всю информацию</w:t>
      </w:r>
      <w:r w:rsidR="00BE2022">
        <w:rPr>
          <w:color w:val="000000"/>
          <w:szCs w:val="28"/>
        </w:rPr>
        <w:t>,</w:t>
      </w:r>
      <w:r w:rsidR="00181B0B">
        <w:rPr>
          <w:color w:val="000000"/>
          <w:szCs w:val="28"/>
        </w:rPr>
        <w:t xml:space="preserve"> </w:t>
      </w:r>
      <w:r w:rsidRPr="00B97406">
        <w:rPr>
          <w:color w:val="000000"/>
          <w:szCs w:val="28"/>
        </w:rPr>
        <w:t>достаточную для проектирования БД. Но это не означает, что все объекты, зафиксированные в ИЛМ, должны в явном виде отражаться в ДЛМ. Прежде чем строить ДЛМ, необходимо решить, какая информация будет храниться в БД. Например, ИЛМ может содержать вычисляемые показатели. Но вовсе не обязательно хранить их в БД.</w:t>
      </w:r>
    </w:p>
    <w:p w14:paraId="3CF9E0F0" w14:textId="5DEFD5CC" w:rsidR="002204AE" w:rsidRPr="00B97406" w:rsidRDefault="002204AE" w:rsidP="002204AE">
      <w:pPr>
        <w:rPr>
          <w:color w:val="000000"/>
          <w:szCs w:val="28"/>
        </w:rPr>
      </w:pPr>
      <w:r w:rsidRPr="00B97406">
        <w:rPr>
          <w:color w:val="000000"/>
          <w:szCs w:val="28"/>
        </w:rPr>
        <w:t>При отображении объекта в БД идентификатор объекта будет атрибутом, который в большинстве случаев используется для однозначной идентификации объекта. Однако может появиться необходимость введения искусственных идентификаторов или кодов. Это нужно</w:t>
      </w:r>
      <w:r>
        <w:rPr>
          <w:color w:val="000000"/>
          <w:szCs w:val="28"/>
        </w:rPr>
        <w:t xml:space="preserve"> в следующих случаях</w:t>
      </w:r>
      <w:r w:rsidRPr="00B97406">
        <w:rPr>
          <w:color w:val="000000"/>
          <w:szCs w:val="28"/>
        </w:rPr>
        <w:t>:</w:t>
      </w:r>
    </w:p>
    <w:p w14:paraId="59372E1A" w14:textId="77777777" w:rsidR="002204AE" w:rsidRPr="00B97406" w:rsidRDefault="002204AE" w:rsidP="002204AE">
      <w:pPr>
        <w:ind w:left="709"/>
        <w:rPr>
          <w:color w:val="000000"/>
          <w:szCs w:val="28"/>
        </w:rPr>
      </w:pPr>
      <w:r w:rsidRPr="00B97406">
        <w:rPr>
          <w:color w:val="000000"/>
          <w:szCs w:val="28"/>
        </w:rPr>
        <w:t>1) в П</w:t>
      </w:r>
      <w:r>
        <w:rPr>
          <w:color w:val="000000"/>
          <w:szCs w:val="28"/>
        </w:rPr>
        <w:t>р</w:t>
      </w:r>
      <w:r w:rsidRPr="00B97406">
        <w:rPr>
          <w:color w:val="000000"/>
          <w:szCs w:val="28"/>
        </w:rPr>
        <w:t xml:space="preserve">О наблюдается омонимия, т.е. естественный идентификатор объекта не обладает уникальностью. </w:t>
      </w:r>
      <w:r>
        <w:rPr>
          <w:color w:val="000000"/>
          <w:szCs w:val="28"/>
        </w:rPr>
        <w:t>Н</w:t>
      </w:r>
      <w:r w:rsidRPr="00B97406">
        <w:rPr>
          <w:color w:val="000000"/>
          <w:szCs w:val="28"/>
        </w:rPr>
        <w:t>апример, среди студентов могут быть однофамильцы и полные тезки. В этом случае для обеспечения однозначной идентификации объектов необходимо использовать коды;</w:t>
      </w:r>
    </w:p>
    <w:p w14:paraId="34F09042" w14:textId="77777777" w:rsidR="002204AE" w:rsidRPr="00B97406" w:rsidRDefault="002204AE" w:rsidP="002204AE">
      <w:pPr>
        <w:ind w:left="709"/>
        <w:rPr>
          <w:color w:val="000000"/>
          <w:szCs w:val="28"/>
        </w:rPr>
      </w:pPr>
      <w:r w:rsidRPr="00B97406">
        <w:rPr>
          <w:color w:val="000000"/>
          <w:szCs w:val="28"/>
        </w:rPr>
        <w:t>2) если объект участвует во многих связях, то для идентификации связи удобнее использовать короткий код объекта, чем длинный естественный идентификатор объекта;</w:t>
      </w:r>
    </w:p>
    <w:p w14:paraId="0BDB14A3" w14:textId="77777777" w:rsidR="002204AE" w:rsidRDefault="002204AE" w:rsidP="002204AE">
      <w:pPr>
        <w:ind w:left="709"/>
        <w:rPr>
          <w:color w:val="000000"/>
          <w:szCs w:val="28"/>
        </w:rPr>
      </w:pPr>
      <w:r w:rsidRPr="00B97406">
        <w:rPr>
          <w:color w:val="000000"/>
          <w:szCs w:val="28"/>
        </w:rPr>
        <w:t>3) если естественный идентификатор может со временем изм</w:t>
      </w:r>
      <w:r>
        <w:rPr>
          <w:color w:val="000000"/>
          <w:szCs w:val="28"/>
        </w:rPr>
        <w:t xml:space="preserve">еняться, то при отсутствии кода </w:t>
      </w:r>
      <w:r w:rsidRPr="00B97406">
        <w:rPr>
          <w:color w:val="000000"/>
          <w:szCs w:val="28"/>
        </w:rPr>
        <w:t>это может вызвать много проблем, с поиском нужных сведений.</w:t>
      </w:r>
    </w:p>
    <w:p w14:paraId="6EB370D4" w14:textId="77777777" w:rsidR="002204AE" w:rsidRDefault="002204AE" w:rsidP="002204AE">
      <w:pPr>
        <w:spacing w:before="240" w:after="120"/>
        <w:rPr>
          <w:color w:val="000000"/>
          <w:szCs w:val="28"/>
        </w:rPr>
      </w:pPr>
      <w:r>
        <w:rPr>
          <w:color w:val="000000"/>
          <w:szCs w:val="28"/>
        </w:rPr>
        <w:t xml:space="preserve">При выполнении задачи определения состава ДЛМ и построения схемы модели рекомендуется использовать метод, описанный </w:t>
      </w:r>
      <w:r>
        <w:rPr>
          <w:szCs w:val="28"/>
        </w:rPr>
        <w:t>в</w:t>
      </w:r>
      <w:r w:rsidRPr="00B94115">
        <w:rPr>
          <w:szCs w:val="28"/>
        </w:rPr>
        <w:t xml:space="preserve"> источнике [</w:t>
      </w:r>
      <w:r>
        <w:rPr>
          <w:szCs w:val="28"/>
        </w:rPr>
        <w:fldChar w:fldCharType="begin"/>
      </w:r>
      <w:r>
        <w:rPr>
          <w:szCs w:val="28"/>
        </w:rPr>
        <w:instrText xml:space="preserve"> REF _Ref514657677 \n \h </w:instrText>
      </w:r>
      <w:r>
        <w:rPr>
          <w:szCs w:val="28"/>
        </w:rPr>
      </w:r>
      <w:r>
        <w:rPr>
          <w:szCs w:val="28"/>
        </w:rPr>
        <w:fldChar w:fldCharType="separate"/>
      </w:r>
      <w:r>
        <w:rPr>
          <w:szCs w:val="28"/>
        </w:rPr>
        <w:t>2</w:t>
      </w:r>
      <w:r>
        <w:rPr>
          <w:szCs w:val="28"/>
        </w:rPr>
        <w:fldChar w:fldCharType="end"/>
      </w:r>
      <w:r>
        <w:rPr>
          <w:szCs w:val="28"/>
        </w:rPr>
        <w:t>, стр.174</w:t>
      </w:r>
      <w:r w:rsidRPr="00B94115">
        <w:rPr>
          <w:szCs w:val="28"/>
        </w:rPr>
        <w:t>]</w:t>
      </w:r>
      <w:r>
        <w:rPr>
          <w:szCs w:val="28"/>
        </w:rPr>
        <w:t xml:space="preserve">. Метод описан набором правил преобразования ИЛМ в ДЛМ и называется «Разработка проектирования реляционной БД на основе ИЛМ».  </w:t>
      </w:r>
    </w:p>
    <w:p w14:paraId="1745D197" w14:textId="77777777" w:rsidR="006F64B3" w:rsidRDefault="006F64B3" w:rsidP="006F64B3">
      <w:pPr>
        <w:rPr>
          <w:color w:val="000000"/>
          <w:szCs w:val="28"/>
        </w:rPr>
      </w:pPr>
      <w:r>
        <w:rPr>
          <w:color w:val="000000"/>
          <w:szCs w:val="28"/>
        </w:rPr>
        <w:lastRenderedPageBreak/>
        <w:t>После проведения анализа ИЛМ и необходимых преобразований,  определен состав БД. Описание состава представлено в таблицах (</w:t>
      </w:r>
      <w:r>
        <w:fldChar w:fldCharType="begin"/>
      </w:r>
      <w:r>
        <w:instrText xml:space="preserve"> REF _Ref514606546 \h  \* MERGEFORMAT </w:instrText>
      </w:r>
      <w:r>
        <w:fldChar w:fldCharType="separate"/>
      </w:r>
      <w:r>
        <w:t>таблица 4</w:t>
      </w:r>
      <w:r>
        <w:fldChar w:fldCharType="end"/>
      </w:r>
      <w:r>
        <w:t xml:space="preserve"> </w:t>
      </w:r>
      <w:r>
        <w:rPr>
          <w:color w:val="000000"/>
          <w:szCs w:val="28"/>
        </w:rPr>
        <w:t xml:space="preserve">– </w:t>
      </w:r>
      <w:r>
        <w:rPr>
          <w:color w:val="000000"/>
          <w:szCs w:val="28"/>
        </w:rPr>
        <w:fldChar w:fldCharType="begin"/>
      </w:r>
      <w:r>
        <w:rPr>
          <w:color w:val="000000"/>
          <w:szCs w:val="28"/>
        </w:rPr>
        <w:instrText xml:space="preserve"> REF _Ref517040350 \h </w:instrText>
      </w:r>
      <w:r>
        <w:rPr>
          <w:color w:val="000000"/>
          <w:szCs w:val="28"/>
        </w:rPr>
      </w:r>
      <w:r>
        <w:rPr>
          <w:color w:val="000000"/>
          <w:szCs w:val="28"/>
        </w:rPr>
        <w:fldChar w:fldCharType="separate"/>
      </w:r>
      <w:r>
        <w:t>таблица</w:t>
      </w:r>
      <w:r>
        <w:rPr>
          <w:color w:val="000000"/>
          <w:szCs w:val="28"/>
        </w:rPr>
        <w:fldChar w:fldCharType="end"/>
      </w:r>
      <w:r>
        <w:rPr>
          <w:color w:val="000000"/>
          <w:szCs w:val="28"/>
        </w:rPr>
        <w:t xml:space="preserve"> 10).</w:t>
      </w:r>
    </w:p>
    <w:p w14:paraId="6C86539C" w14:textId="77777777" w:rsidR="006F64B3" w:rsidRDefault="006F64B3" w:rsidP="006F64B3">
      <w:pPr>
        <w:spacing w:after="60"/>
        <w:ind w:firstLine="0"/>
        <w:rPr>
          <w:b/>
        </w:rPr>
      </w:pPr>
      <w:bookmarkStart w:id="109" w:name="_Ref514606546"/>
      <w:r>
        <w:t xml:space="preserve">   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109"/>
      <w:r>
        <w:rPr>
          <w:b/>
        </w:rPr>
        <w:t xml:space="preserve">  - </w:t>
      </w:r>
      <w:r>
        <w:t>Описание отношения «</w:t>
      </w:r>
      <w:r>
        <w:rPr>
          <w:lang w:val="en-US"/>
        </w:rPr>
        <w:t>MainJournal</w:t>
      </w:r>
      <w:r>
        <w:t xml:space="preserve">» </w:t>
      </w:r>
    </w:p>
    <w:tbl>
      <w:tblPr>
        <w:tblW w:w="100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3"/>
        <w:gridCol w:w="3118"/>
        <w:gridCol w:w="3350"/>
        <w:gridCol w:w="2687"/>
      </w:tblGrid>
      <w:tr w:rsidR="006F64B3" w14:paraId="60BDAC29" w14:textId="77777777" w:rsidTr="006F64B3">
        <w:trPr>
          <w:cantSplit/>
          <w:tblHeader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28BFE" w14:textId="77777777" w:rsidR="006F64B3" w:rsidRDefault="006F64B3">
            <w:pPr>
              <w:pStyle w:val="af8"/>
              <w:spacing w:line="240" w:lineRule="auto"/>
              <w:ind w:firstLine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18716" w14:textId="77777777" w:rsidR="006F64B3" w:rsidRDefault="006F64B3">
            <w:pPr>
              <w:pStyle w:val="af8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Имя поля 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81B8D" w14:textId="77777777" w:rsidR="006F64B3" w:rsidRDefault="006F64B3">
            <w:pPr>
              <w:pStyle w:val="af8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данных (и размер) поля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5D1C8" w14:textId="77777777" w:rsidR="006F64B3" w:rsidRDefault="006F64B3">
            <w:pPr>
              <w:pStyle w:val="af8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ключа</w:t>
            </w:r>
          </w:p>
        </w:tc>
      </w:tr>
      <w:tr w:rsidR="006F64B3" w14:paraId="35EA13CB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29E2C" w14:textId="77777777" w:rsidR="006F64B3" w:rsidRDefault="006F64B3" w:rsidP="006F64B3">
            <w:pPr>
              <w:pStyle w:val="af8"/>
              <w:numPr>
                <w:ilvl w:val="0"/>
                <w:numId w:val="22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AF2CD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15CC4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nchar(10)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0B12E" w14:textId="77777777" w:rsidR="006F64B3" w:rsidRDefault="006F64B3">
            <w:pPr>
              <w:rPr>
                <w:sz w:val="20"/>
              </w:rPr>
            </w:pPr>
          </w:p>
        </w:tc>
      </w:tr>
      <w:tr w:rsidR="006F64B3" w14:paraId="58915C23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23AB" w14:textId="77777777" w:rsidR="006F64B3" w:rsidRDefault="006F64B3" w:rsidP="006F64B3">
            <w:pPr>
              <w:pStyle w:val="af8"/>
              <w:numPr>
                <w:ilvl w:val="0"/>
                <w:numId w:val="22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3378E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713BC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nchar(10)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CE246" w14:textId="77777777" w:rsidR="006F64B3" w:rsidRDefault="006F64B3">
            <w:pPr>
              <w:rPr>
                <w:sz w:val="20"/>
              </w:rPr>
            </w:pPr>
          </w:p>
        </w:tc>
      </w:tr>
      <w:tr w:rsidR="006F64B3" w14:paraId="6C70CA44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9A35" w14:textId="77777777" w:rsidR="006F64B3" w:rsidRDefault="006F64B3" w:rsidP="006F64B3">
            <w:pPr>
              <w:pStyle w:val="af8"/>
              <w:numPr>
                <w:ilvl w:val="0"/>
                <w:numId w:val="22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0C7E2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100C5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nchar(10)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74CF9" w14:textId="77777777" w:rsidR="006F64B3" w:rsidRDefault="006F64B3">
            <w:pPr>
              <w:rPr>
                <w:sz w:val="20"/>
              </w:rPr>
            </w:pPr>
          </w:p>
        </w:tc>
      </w:tr>
      <w:tr w:rsidR="006F64B3" w14:paraId="2783913F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C7C6D" w14:textId="77777777" w:rsidR="006F64B3" w:rsidRDefault="006F64B3" w:rsidP="006F64B3">
            <w:pPr>
              <w:pStyle w:val="af8"/>
              <w:numPr>
                <w:ilvl w:val="0"/>
                <w:numId w:val="22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E46D4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FF5B4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Int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1C731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первичный</w:t>
            </w:r>
          </w:p>
        </w:tc>
      </w:tr>
      <w:tr w:rsidR="006F64B3" w14:paraId="22F0A81B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7EDAF" w14:textId="77777777" w:rsidR="006F64B3" w:rsidRDefault="006F64B3" w:rsidP="006F64B3">
            <w:pPr>
              <w:pStyle w:val="af8"/>
              <w:numPr>
                <w:ilvl w:val="0"/>
                <w:numId w:val="22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63D93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Возраст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4F290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Int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6710" w14:textId="77777777" w:rsidR="006F64B3" w:rsidRDefault="006F64B3">
            <w:pPr>
              <w:rPr>
                <w:sz w:val="20"/>
              </w:rPr>
            </w:pPr>
          </w:p>
        </w:tc>
      </w:tr>
      <w:tr w:rsidR="006F64B3" w14:paraId="3A69B2CB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DEBE" w14:textId="77777777" w:rsidR="006F64B3" w:rsidRDefault="006F64B3" w:rsidP="006F64B3">
            <w:pPr>
              <w:pStyle w:val="af8"/>
              <w:numPr>
                <w:ilvl w:val="0"/>
                <w:numId w:val="22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C4B6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Пол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561F9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nchar(3)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377D" w14:textId="77777777" w:rsidR="006F64B3" w:rsidRDefault="006F64B3">
            <w:pPr>
              <w:rPr>
                <w:sz w:val="20"/>
              </w:rPr>
            </w:pPr>
          </w:p>
        </w:tc>
      </w:tr>
    </w:tbl>
    <w:p w14:paraId="03FCDD4E" w14:textId="77777777" w:rsidR="006F64B3" w:rsidRDefault="006F64B3" w:rsidP="006F64B3">
      <w:pPr>
        <w:pStyle w:val="a5"/>
        <w:spacing w:line="240" w:lineRule="auto"/>
        <w:ind w:firstLine="0"/>
        <w:rPr>
          <w:b w:val="0"/>
        </w:rPr>
      </w:pPr>
      <w:bookmarkStart w:id="110" w:name="_Toc514654112"/>
      <w:r>
        <w:rPr>
          <w:b w:val="0"/>
        </w:rPr>
        <w:t xml:space="preserve">  Таблица </w:t>
      </w:r>
      <w:r>
        <w:fldChar w:fldCharType="begin"/>
      </w:r>
      <w:r>
        <w:rPr>
          <w:b w:val="0"/>
        </w:rPr>
        <w:instrText xml:space="preserve"> SEQ Таблица \* ARABIC </w:instrText>
      </w:r>
      <w:r>
        <w:fldChar w:fldCharType="separate"/>
      </w:r>
      <w:r>
        <w:rPr>
          <w:b w:val="0"/>
          <w:noProof/>
        </w:rPr>
        <w:t>5</w:t>
      </w:r>
      <w:r>
        <w:fldChar w:fldCharType="end"/>
      </w:r>
      <w:r>
        <w:rPr>
          <w:b w:val="0"/>
        </w:rPr>
        <w:t xml:space="preserve"> - Описание отношения «</w:t>
      </w:r>
      <w:r>
        <w:rPr>
          <w:b w:val="0"/>
          <w:lang w:val="en-US"/>
        </w:rPr>
        <w:t>Persona</w:t>
      </w:r>
      <w:r>
        <w:rPr>
          <w:b w:val="0"/>
        </w:rPr>
        <w:t xml:space="preserve">» </w:t>
      </w:r>
    </w:p>
    <w:tbl>
      <w:tblPr>
        <w:tblW w:w="100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3"/>
        <w:gridCol w:w="3543"/>
        <w:gridCol w:w="2925"/>
        <w:gridCol w:w="2687"/>
      </w:tblGrid>
      <w:tr w:rsidR="006F64B3" w14:paraId="3AF425B3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2BEB9" w14:textId="77777777" w:rsidR="006F64B3" w:rsidRDefault="006F64B3">
            <w:pPr>
              <w:pStyle w:val="af8"/>
              <w:spacing w:line="240" w:lineRule="auto"/>
              <w:ind w:firstLine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B7A53" w14:textId="77777777" w:rsidR="006F64B3" w:rsidRDefault="006F64B3">
            <w:pPr>
              <w:pStyle w:val="af8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Имя поля 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0A80E" w14:textId="77777777" w:rsidR="006F64B3" w:rsidRDefault="006F64B3">
            <w:pPr>
              <w:pStyle w:val="af8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данных (и размер) поля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BFC20" w14:textId="77777777" w:rsidR="006F64B3" w:rsidRDefault="006F64B3">
            <w:pPr>
              <w:pStyle w:val="af8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ключа</w:t>
            </w:r>
          </w:p>
        </w:tc>
      </w:tr>
      <w:tr w:rsidR="006F64B3" w14:paraId="34EC32DE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2835" w14:textId="77777777" w:rsidR="006F64B3" w:rsidRDefault="006F64B3" w:rsidP="006F64B3">
            <w:pPr>
              <w:pStyle w:val="af8"/>
              <w:numPr>
                <w:ilvl w:val="0"/>
                <w:numId w:val="23"/>
              </w:num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E4D7A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EFB18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nchar(10)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37CED" w14:textId="77777777" w:rsidR="006F64B3" w:rsidRDefault="006F64B3">
            <w:pPr>
              <w:rPr>
                <w:sz w:val="20"/>
              </w:rPr>
            </w:pPr>
          </w:p>
        </w:tc>
      </w:tr>
      <w:tr w:rsidR="006F64B3" w14:paraId="02105E36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82CEA" w14:textId="77777777" w:rsidR="006F64B3" w:rsidRDefault="006F64B3" w:rsidP="006F64B3">
            <w:pPr>
              <w:pStyle w:val="af8"/>
              <w:numPr>
                <w:ilvl w:val="0"/>
                <w:numId w:val="23"/>
              </w:num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FFBAE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7008D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nchar(10)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CFFDB" w14:textId="77777777" w:rsidR="006F64B3" w:rsidRDefault="006F64B3">
            <w:pPr>
              <w:rPr>
                <w:sz w:val="20"/>
              </w:rPr>
            </w:pPr>
          </w:p>
        </w:tc>
      </w:tr>
      <w:tr w:rsidR="006F64B3" w14:paraId="5A159320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AF570" w14:textId="77777777" w:rsidR="006F64B3" w:rsidRDefault="006F64B3" w:rsidP="006F64B3">
            <w:pPr>
              <w:pStyle w:val="af8"/>
              <w:numPr>
                <w:ilvl w:val="0"/>
                <w:numId w:val="23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6AFE4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6A561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nchar(10)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35520" w14:textId="77777777" w:rsidR="006F64B3" w:rsidRDefault="006F64B3">
            <w:pPr>
              <w:rPr>
                <w:sz w:val="20"/>
              </w:rPr>
            </w:pPr>
          </w:p>
        </w:tc>
      </w:tr>
      <w:tr w:rsidR="006F64B3" w14:paraId="796D005C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A1F0D" w14:textId="77777777" w:rsidR="006F64B3" w:rsidRDefault="006F64B3" w:rsidP="006F64B3">
            <w:pPr>
              <w:pStyle w:val="af8"/>
              <w:numPr>
                <w:ilvl w:val="0"/>
                <w:numId w:val="23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5E2D4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Возраст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BC630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int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F2435" w14:textId="77777777" w:rsidR="006F64B3" w:rsidRDefault="006F64B3">
            <w:pPr>
              <w:rPr>
                <w:sz w:val="20"/>
              </w:rPr>
            </w:pPr>
          </w:p>
        </w:tc>
      </w:tr>
      <w:tr w:rsidR="006F64B3" w14:paraId="0D40C92B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3B3F8" w14:textId="77777777" w:rsidR="006F64B3" w:rsidRDefault="006F64B3" w:rsidP="006F64B3">
            <w:pPr>
              <w:pStyle w:val="af8"/>
              <w:numPr>
                <w:ilvl w:val="0"/>
                <w:numId w:val="23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C1653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Пол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130D6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nchar(3)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74E9" w14:textId="77777777" w:rsidR="006F64B3" w:rsidRDefault="006F64B3">
            <w:pPr>
              <w:rPr>
                <w:sz w:val="20"/>
              </w:rPr>
            </w:pPr>
          </w:p>
        </w:tc>
      </w:tr>
      <w:tr w:rsidR="006F64B3" w14:paraId="1682C0A7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224C8" w14:textId="77777777" w:rsidR="006F64B3" w:rsidRDefault="006F64B3" w:rsidP="006F64B3">
            <w:pPr>
              <w:pStyle w:val="af8"/>
              <w:numPr>
                <w:ilvl w:val="0"/>
                <w:numId w:val="23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9BBEF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id_</w:t>
            </w:r>
            <w:r>
              <w:rPr>
                <w:sz w:val="20"/>
              </w:rPr>
              <w:t>родственника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BB144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int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C57D8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внешний</w:t>
            </w:r>
          </w:p>
        </w:tc>
      </w:tr>
      <w:tr w:rsidR="006F64B3" w14:paraId="0AE28571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58F93" w14:textId="77777777" w:rsidR="006F64B3" w:rsidRDefault="006F64B3" w:rsidP="006F64B3">
            <w:pPr>
              <w:pStyle w:val="af8"/>
              <w:numPr>
                <w:ilvl w:val="0"/>
                <w:numId w:val="23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1CA21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Отношения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411A8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nchar(10)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2051" w14:textId="77777777" w:rsidR="006F64B3" w:rsidRDefault="006F64B3">
            <w:pPr>
              <w:rPr>
                <w:sz w:val="20"/>
                <w:lang w:val="en-US"/>
              </w:rPr>
            </w:pPr>
          </w:p>
        </w:tc>
      </w:tr>
    </w:tbl>
    <w:p w14:paraId="2F25F480" w14:textId="77777777" w:rsidR="006F64B3" w:rsidRDefault="006F64B3" w:rsidP="006F64B3">
      <w:pPr>
        <w:pStyle w:val="a5"/>
        <w:spacing w:line="240" w:lineRule="auto"/>
        <w:ind w:firstLine="0"/>
        <w:rPr>
          <w:b w:val="0"/>
        </w:rPr>
      </w:pPr>
      <w:r>
        <w:rPr>
          <w:b w:val="0"/>
        </w:rPr>
        <w:t xml:space="preserve">  Таблица 6 - Описание отношения «Медицинские документы» </w:t>
      </w:r>
    </w:p>
    <w:tbl>
      <w:tblPr>
        <w:tblW w:w="99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1"/>
        <w:gridCol w:w="3534"/>
        <w:gridCol w:w="2919"/>
        <w:gridCol w:w="2596"/>
      </w:tblGrid>
      <w:tr w:rsidR="006F64B3" w14:paraId="5C48F2C4" w14:textId="77777777" w:rsidTr="00086263">
        <w:trPr>
          <w:cantSplit/>
          <w:trHeight w:val="360"/>
          <w:tblHeader/>
          <w:jc w:val="center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1B208" w14:textId="77777777" w:rsidR="006F64B3" w:rsidRDefault="006F64B3">
            <w:pPr>
              <w:pStyle w:val="af8"/>
              <w:spacing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7CD73" w14:textId="77777777" w:rsidR="006F64B3" w:rsidRDefault="006F64B3">
            <w:pPr>
              <w:pStyle w:val="af8"/>
              <w:spacing w:line="240" w:lineRule="auto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Имя поля</w:t>
            </w:r>
          </w:p>
        </w:tc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187E0" w14:textId="77777777" w:rsidR="006F64B3" w:rsidRDefault="006F64B3">
            <w:pPr>
              <w:pStyle w:val="af8"/>
              <w:spacing w:line="240" w:lineRule="auto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данных (и размер) поля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660B6" w14:textId="77777777" w:rsidR="006F64B3" w:rsidRDefault="006F64B3">
            <w:pPr>
              <w:pStyle w:val="af8"/>
              <w:spacing w:line="240" w:lineRule="auto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ключа</w:t>
            </w:r>
          </w:p>
        </w:tc>
      </w:tr>
      <w:tr w:rsidR="006F64B3" w14:paraId="3E67412E" w14:textId="77777777" w:rsidTr="00086263">
        <w:trPr>
          <w:cantSplit/>
          <w:trHeight w:val="314"/>
          <w:jc w:val="center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6426F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F987C" w14:textId="77777777" w:rsidR="006F64B3" w:rsidRDefault="006F64B3">
            <w:pPr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Docs_id</w:t>
            </w:r>
          </w:p>
        </w:tc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97FC6" w14:textId="77777777" w:rsidR="006F64B3" w:rsidRDefault="006F64B3">
            <w:pPr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int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7A7A5" w14:textId="77777777" w:rsidR="006F64B3" w:rsidRDefault="006F64B3">
            <w:pPr>
              <w:jc w:val="left"/>
              <w:rPr>
                <w:sz w:val="20"/>
              </w:rPr>
            </w:pPr>
            <w:r>
              <w:rPr>
                <w:sz w:val="20"/>
              </w:rPr>
              <w:t>первичный</w:t>
            </w:r>
          </w:p>
        </w:tc>
      </w:tr>
      <w:tr w:rsidR="006F64B3" w14:paraId="75C4512A" w14:textId="77777777" w:rsidTr="00086263">
        <w:trPr>
          <w:cantSplit/>
          <w:trHeight w:val="314"/>
          <w:jc w:val="center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4C31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3BC69" w14:textId="77777777" w:rsidR="006F64B3" w:rsidRDefault="006F64B3">
            <w:pPr>
              <w:jc w:val="left"/>
              <w:rPr>
                <w:sz w:val="20"/>
              </w:rPr>
            </w:pPr>
            <w:r>
              <w:rPr>
                <w:sz w:val="20"/>
              </w:rPr>
              <w:t>Дата</w:t>
            </w:r>
          </w:p>
        </w:tc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FBBFF" w14:textId="77777777" w:rsidR="006F64B3" w:rsidRDefault="006F64B3">
            <w:pPr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nchar(10)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F3C9" w14:textId="77777777" w:rsidR="006F64B3" w:rsidRDefault="006F64B3">
            <w:pPr>
              <w:jc w:val="left"/>
              <w:rPr>
                <w:sz w:val="20"/>
              </w:rPr>
            </w:pPr>
          </w:p>
        </w:tc>
      </w:tr>
      <w:tr w:rsidR="006F64B3" w14:paraId="2B4D0202" w14:textId="77777777" w:rsidTr="00086263">
        <w:trPr>
          <w:cantSplit/>
          <w:trHeight w:val="314"/>
          <w:jc w:val="center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AAEE0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3692B" w14:textId="77777777" w:rsidR="006F64B3" w:rsidRDefault="006F64B3">
            <w:pPr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id_ref_table</w:t>
            </w:r>
          </w:p>
        </w:tc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66D63" w14:textId="77777777" w:rsidR="006F64B3" w:rsidRDefault="006F64B3">
            <w:pPr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int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F55D8" w14:textId="77777777" w:rsidR="006F64B3" w:rsidRDefault="006F64B3">
            <w:pPr>
              <w:jc w:val="left"/>
              <w:rPr>
                <w:sz w:val="20"/>
              </w:rPr>
            </w:pPr>
            <w:r>
              <w:rPr>
                <w:sz w:val="20"/>
              </w:rPr>
              <w:t>внешний</w:t>
            </w:r>
          </w:p>
        </w:tc>
      </w:tr>
      <w:tr w:rsidR="006F64B3" w14:paraId="60C91F3D" w14:textId="77777777" w:rsidTr="00086263">
        <w:trPr>
          <w:cantSplit/>
          <w:trHeight w:val="314"/>
          <w:jc w:val="center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2C597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31AE8" w14:textId="77777777" w:rsidR="006F64B3" w:rsidRDefault="006F64B3">
            <w:pPr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id_</w:t>
            </w:r>
            <w:r>
              <w:rPr>
                <w:sz w:val="20"/>
              </w:rPr>
              <w:t>результата</w:t>
            </w:r>
          </w:p>
        </w:tc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C0314" w14:textId="77777777" w:rsidR="006F64B3" w:rsidRDefault="006F64B3">
            <w:pPr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int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F1D70" w14:textId="77777777" w:rsidR="006F64B3" w:rsidRDefault="006F64B3">
            <w:pPr>
              <w:jc w:val="left"/>
              <w:rPr>
                <w:sz w:val="20"/>
              </w:rPr>
            </w:pPr>
            <w:r>
              <w:rPr>
                <w:sz w:val="20"/>
              </w:rPr>
              <w:t>внешний</w:t>
            </w:r>
          </w:p>
        </w:tc>
      </w:tr>
      <w:tr w:rsidR="006F64B3" w14:paraId="2ECF8868" w14:textId="77777777" w:rsidTr="00086263">
        <w:trPr>
          <w:cantSplit/>
          <w:trHeight w:val="314"/>
          <w:jc w:val="center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040ED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78ECD" w14:textId="77777777" w:rsidR="006F64B3" w:rsidRDefault="006F64B3">
            <w:pPr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if</w:t>
            </w:r>
            <w:r>
              <w:rPr>
                <w:sz w:val="20"/>
              </w:rPr>
              <w:t>_мед_учреждения</w:t>
            </w:r>
          </w:p>
        </w:tc>
        <w:tc>
          <w:tcPr>
            <w:tcW w:w="2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E2BFB" w14:textId="77777777" w:rsidR="006F64B3" w:rsidRDefault="006F64B3">
            <w:pPr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int</w:t>
            </w:r>
          </w:p>
        </w:tc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A3066" w14:textId="77777777" w:rsidR="006F64B3" w:rsidRDefault="006F64B3">
            <w:pPr>
              <w:jc w:val="left"/>
              <w:rPr>
                <w:sz w:val="20"/>
              </w:rPr>
            </w:pPr>
            <w:r>
              <w:rPr>
                <w:sz w:val="20"/>
              </w:rPr>
              <w:t>внешний</w:t>
            </w:r>
          </w:p>
        </w:tc>
      </w:tr>
    </w:tbl>
    <w:bookmarkEnd w:id="110"/>
    <w:p w14:paraId="6AB0BEF7" w14:textId="77777777" w:rsidR="006F64B3" w:rsidRDefault="006F64B3" w:rsidP="006F64B3">
      <w:pPr>
        <w:pStyle w:val="a5"/>
        <w:spacing w:line="240" w:lineRule="auto"/>
        <w:ind w:firstLine="0"/>
        <w:rPr>
          <w:b w:val="0"/>
        </w:rPr>
      </w:pPr>
      <w:r>
        <w:rPr>
          <w:b w:val="0"/>
        </w:rPr>
        <w:t xml:space="preserve">  Таблица 7 - Описание отношения «Справочник мед.учреждений» </w:t>
      </w:r>
    </w:p>
    <w:tbl>
      <w:tblPr>
        <w:tblW w:w="100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3"/>
        <w:gridCol w:w="3543"/>
        <w:gridCol w:w="2925"/>
        <w:gridCol w:w="2687"/>
      </w:tblGrid>
      <w:tr w:rsidR="006F64B3" w14:paraId="63153ADB" w14:textId="77777777" w:rsidTr="006F64B3">
        <w:trPr>
          <w:cantSplit/>
          <w:tblHeader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B0AFC" w14:textId="77777777" w:rsidR="006F64B3" w:rsidRDefault="006F64B3">
            <w:pPr>
              <w:pStyle w:val="af8"/>
              <w:spacing w:line="240" w:lineRule="auto"/>
              <w:ind w:firstLine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125AF" w14:textId="77777777" w:rsidR="006F64B3" w:rsidRDefault="006F64B3">
            <w:pPr>
              <w:pStyle w:val="af8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Имя поля 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F9700" w14:textId="77777777" w:rsidR="006F64B3" w:rsidRDefault="006F64B3">
            <w:pPr>
              <w:pStyle w:val="af8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данных (и размер) поля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0882F" w14:textId="77777777" w:rsidR="006F64B3" w:rsidRDefault="006F64B3">
            <w:pPr>
              <w:pStyle w:val="af8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ключа</w:t>
            </w:r>
          </w:p>
        </w:tc>
      </w:tr>
      <w:tr w:rsidR="006F64B3" w14:paraId="6628A979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FD4D7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51F3D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Адрес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C268C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nchar(25)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BC53" w14:textId="77777777" w:rsidR="006F64B3" w:rsidRDefault="006F64B3">
            <w:pPr>
              <w:rPr>
                <w:sz w:val="20"/>
              </w:rPr>
            </w:pPr>
          </w:p>
        </w:tc>
      </w:tr>
      <w:tr w:rsidR="006F64B3" w14:paraId="37954CE7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A6152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462E0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Телефон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20E47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int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AB101" w14:textId="77777777" w:rsidR="006F64B3" w:rsidRDefault="006F64B3">
            <w:pPr>
              <w:rPr>
                <w:sz w:val="20"/>
              </w:rPr>
            </w:pPr>
          </w:p>
        </w:tc>
      </w:tr>
      <w:tr w:rsidR="006F64B3" w14:paraId="714BFC68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1614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FE724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Название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31CE2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nchar(50)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7C48C" w14:textId="77777777" w:rsidR="006F64B3" w:rsidRDefault="006F64B3">
            <w:pPr>
              <w:rPr>
                <w:sz w:val="20"/>
              </w:rPr>
            </w:pPr>
          </w:p>
        </w:tc>
      </w:tr>
      <w:tr w:rsidR="006F64B3" w14:paraId="18E33A79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21EA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4B27F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Время работы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09D95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nchar(10)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A491B" w14:textId="77777777" w:rsidR="006F64B3" w:rsidRDefault="006F64B3">
            <w:pPr>
              <w:rPr>
                <w:sz w:val="20"/>
              </w:rPr>
            </w:pPr>
          </w:p>
        </w:tc>
      </w:tr>
      <w:tr w:rsidR="006F64B3" w14:paraId="34318BD8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6E722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DDF84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48E76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int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A37F6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первичный</w:t>
            </w:r>
          </w:p>
        </w:tc>
      </w:tr>
    </w:tbl>
    <w:p w14:paraId="6BCEAF23" w14:textId="77777777" w:rsidR="006F64B3" w:rsidRDefault="006F64B3" w:rsidP="006F64B3">
      <w:pPr>
        <w:pStyle w:val="a5"/>
        <w:spacing w:line="240" w:lineRule="auto"/>
        <w:ind w:firstLine="0"/>
        <w:rPr>
          <w:b w:val="0"/>
        </w:rPr>
      </w:pPr>
      <w:r>
        <w:rPr>
          <w:b w:val="0"/>
        </w:rPr>
        <w:lastRenderedPageBreak/>
        <w:t xml:space="preserve">Таблица 8 - Описание отношения «Таблица референсных значений» </w:t>
      </w:r>
    </w:p>
    <w:tbl>
      <w:tblPr>
        <w:tblW w:w="100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3"/>
        <w:gridCol w:w="3543"/>
        <w:gridCol w:w="2925"/>
        <w:gridCol w:w="2687"/>
      </w:tblGrid>
      <w:tr w:rsidR="006F64B3" w14:paraId="3F16CA4E" w14:textId="77777777" w:rsidTr="006F64B3">
        <w:trPr>
          <w:cantSplit/>
          <w:tblHeader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1D177" w14:textId="77777777" w:rsidR="006F64B3" w:rsidRDefault="006F64B3">
            <w:pPr>
              <w:pStyle w:val="af8"/>
              <w:spacing w:line="240" w:lineRule="auto"/>
              <w:ind w:firstLine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DB6E4" w14:textId="77777777" w:rsidR="006F64B3" w:rsidRDefault="006F64B3">
            <w:pPr>
              <w:pStyle w:val="af8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Имя поля 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E41FD" w14:textId="77777777" w:rsidR="006F64B3" w:rsidRDefault="006F64B3">
            <w:pPr>
              <w:pStyle w:val="af8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данных (и размер) поля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655CF" w14:textId="77777777" w:rsidR="006F64B3" w:rsidRDefault="006F64B3">
            <w:pPr>
              <w:pStyle w:val="af8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ключа</w:t>
            </w:r>
          </w:p>
        </w:tc>
      </w:tr>
      <w:tr w:rsidR="006F64B3" w14:paraId="49F8E472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BDF96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D61C0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Референсное значение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BB793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nchar(25)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E5E6A" w14:textId="77777777" w:rsidR="006F64B3" w:rsidRDefault="006F64B3">
            <w:pPr>
              <w:rPr>
                <w:sz w:val="20"/>
              </w:rPr>
            </w:pPr>
          </w:p>
        </w:tc>
      </w:tr>
      <w:tr w:rsidR="006F64B3" w14:paraId="69F298AB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BE61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48EB1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2F517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int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15690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первичный</w:t>
            </w:r>
          </w:p>
        </w:tc>
      </w:tr>
      <w:tr w:rsidR="006F64B3" w14:paraId="0B180570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C778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BF6EC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Название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C9BA4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nchar(50)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BCF99" w14:textId="77777777" w:rsidR="006F64B3" w:rsidRDefault="006F64B3">
            <w:pPr>
              <w:rPr>
                <w:sz w:val="20"/>
              </w:rPr>
            </w:pPr>
          </w:p>
        </w:tc>
      </w:tr>
      <w:tr w:rsidR="006F64B3" w14:paraId="7296863C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5FE5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CB59A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docs_id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F8D85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int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4E01D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внешний</w:t>
            </w:r>
          </w:p>
        </w:tc>
      </w:tr>
    </w:tbl>
    <w:p w14:paraId="13A89380" w14:textId="77777777" w:rsidR="006F64B3" w:rsidRDefault="006F64B3" w:rsidP="006F64B3">
      <w:pPr>
        <w:pStyle w:val="a5"/>
        <w:spacing w:line="240" w:lineRule="auto"/>
        <w:ind w:firstLine="0"/>
        <w:rPr>
          <w:b w:val="0"/>
        </w:rPr>
      </w:pPr>
      <w:r>
        <w:rPr>
          <w:b w:val="0"/>
        </w:rPr>
        <w:t xml:space="preserve">Таблица 9 - Описание отношения «Таблица показателей» </w:t>
      </w:r>
    </w:p>
    <w:tbl>
      <w:tblPr>
        <w:tblW w:w="100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3"/>
        <w:gridCol w:w="3543"/>
        <w:gridCol w:w="2925"/>
        <w:gridCol w:w="2687"/>
      </w:tblGrid>
      <w:tr w:rsidR="006F64B3" w14:paraId="5C33BA99" w14:textId="77777777" w:rsidTr="006F64B3">
        <w:trPr>
          <w:cantSplit/>
          <w:tblHeader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F57F6" w14:textId="77777777" w:rsidR="006F64B3" w:rsidRDefault="006F64B3">
            <w:pPr>
              <w:pStyle w:val="af8"/>
              <w:spacing w:line="240" w:lineRule="auto"/>
              <w:ind w:firstLine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E56A1" w14:textId="77777777" w:rsidR="006F64B3" w:rsidRDefault="006F64B3">
            <w:pPr>
              <w:pStyle w:val="af8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Имя поля 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E254D" w14:textId="77777777" w:rsidR="006F64B3" w:rsidRDefault="006F64B3">
            <w:pPr>
              <w:pStyle w:val="af8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данных (и размер) поля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9A10A" w14:textId="77777777" w:rsidR="006F64B3" w:rsidRDefault="006F64B3">
            <w:pPr>
              <w:pStyle w:val="af8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ключа</w:t>
            </w:r>
          </w:p>
        </w:tc>
      </w:tr>
      <w:tr w:rsidR="006F64B3" w14:paraId="157F25D5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61BD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4678E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Показатель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56889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nchar(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82138" w14:textId="77777777" w:rsidR="006F64B3" w:rsidRDefault="006F64B3">
            <w:pPr>
              <w:rPr>
                <w:sz w:val="20"/>
              </w:rPr>
            </w:pPr>
          </w:p>
        </w:tc>
      </w:tr>
      <w:tr w:rsidR="006F64B3" w14:paraId="42B8A720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B109B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8D4EF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DD1BA" w14:textId="77777777" w:rsidR="006F64B3" w:rsidRDefault="006F64B3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int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3C4FA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первичный</w:t>
            </w:r>
          </w:p>
        </w:tc>
      </w:tr>
      <w:tr w:rsidR="006F64B3" w14:paraId="4F391A80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05D94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2C045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</w:rPr>
              <w:t>Значение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6F82C" w14:textId="77777777" w:rsidR="006F64B3" w:rsidRDefault="006F64B3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int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B996A" w14:textId="77777777" w:rsidR="006F64B3" w:rsidRDefault="006F64B3">
            <w:pPr>
              <w:rPr>
                <w:sz w:val="20"/>
              </w:rPr>
            </w:pPr>
          </w:p>
        </w:tc>
      </w:tr>
    </w:tbl>
    <w:p w14:paraId="5CBA73AC" w14:textId="77777777" w:rsidR="006F64B3" w:rsidRDefault="006F64B3" w:rsidP="006F64B3">
      <w:pPr>
        <w:pStyle w:val="a5"/>
        <w:spacing w:line="240" w:lineRule="auto"/>
        <w:ind w:firstLine="0"/>
        <w:rPr>
          <w:b w:val="0"/>
        </w:rPr>
      </w:pPr>
      <w:r>
        <w:rPr>
          <w:b w:val="0"/>
        </w:rPr>
        <w:t xml:space="preserve">Таблица 10 - Описание отношения «График необходимых обследований» </w:t>
      </w:r>
    </w:p>
    <w:tbl>
      <w:tblPr>
        <w:tblW w:w="100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3"/>
        <w:gridCol w:w="3543"/>
        <w:gridCol w:w="2925"/>
        <w:gridCol w:w="2687"/>
      </w:tblGrid>
      <w:tr w:rsidR="006F64B3" w14:paraId="1ED5DA18" w14:textId="77777777" w:rsidTr="006F64B3">
        <w:trPr>
          <w:cantSplit/>
          <w:tblHeader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46440" w14:textId="77777777" w:rsidR="006F64B3" w:rsidRDefault="006F64B3">
            <w:pPr>
              <w:pStyle w:val="af8"/>
              <w:spacing w:line="240" w:lineRule="auto"/>
              <w:ind w:firstLine="0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6D220" w14:textId="77777777" w:rsidR="006F64B3" w:rsidRDefault="006F64B3">
            <w:pPr>
              <w:pStyle w:val="af8"/>
              <w:spacing w:line="240" w:lineRule="auto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Имя поля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7FE9B" w14:textId="77777777" w:rsidR="006F64B3" w:rsidRDefault="006F64B3">
            <w:pPr>
              <w:pStyle w:val="af8"/>
              <w:spacing w:line="240" w:lineRule="auto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данных (и размер) поля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F1FDB" w14:textId="77777777" w:rsidR="006F64B3" w:rsidRDefault="006F64B3">
            <w:pPr>
              <w:pStyle w:val="af8"/>
              <w:spacing w:line="240" w:lineRule="auto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ключа</w:t>
            </w:r>
          </w:p>
        </w:tc>
      </w:tr>
      <w:tr w:rsidR="006F64B3" w14:paraId="4900E0F8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C9F47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72CBE" w14:textId="77777777" w:rsidR="006F64B3" w:rsidRDefault="006F64B3">
            <w:pPr>
              <w:jc w:val="left"/>
              <w:rPr>
                <w:sz w:val="20"/>
              </w:rPr>
            </w:pPr>
            <w:r>
              <w:rPr>
                <w:sz w:val="20"/>
              </w:rPr>
              <w:t>Дата прошлого обследования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C2ADB" w14:textId="77777777" w:rsidR="006F64B3" w:rsidRDefault="006F64B3">
            <w:pPr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nchar(10)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5141A" w14:textId="77777777" w:rsidR="006F64B3" w:rsidRDefault="006F64B3">
            <w:pPr>
              <w:jc w:val="left"/>
              <w:rPr>
                <w:sz w:val="20"/>
              </w:rPr>
            </w:pPr>
          </w:p>
        </w:tc>
      </w:tr>
      <w:tr w:rsidR="006F64B3" w14:paraId="6F65A82D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3546C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A9443" w14:textId="77777777" w:rsidR="006F64B3" w:rsidRDefault="006F64B3">
            <w:pPr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id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6D729" w14:textId="77777777" w:rsidR="006F64B3" w:rsidRDefault="006F64B3">
            <w:pPr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int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90D72" w14:textId="77777777" w:rsidR="006F64B3" w:rsidRDefault="006F64B3">
            <w:pPr>
              <w:jc w:val="left"/>
              <w:rPr>
                <w:sz w:val="20"/>
              </w:rPr>
            </w:pPr>
            <w:r>
              <w:rPr>
                <w:sz w:val="20"/>
              </w:rPr>
              <w:t>первичный</w:t>
            </w:r>
          </w:p>
        </w:tc>
      </w:tr>
      <w:tr w:rsidR="006F64B3" w14:paraId="3E1C827A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B76B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63B18" w14:textId="77777777" w:rsidR="006F64B3" w:rsidRDefault="006F64B3">
            <w:pPr>
              <w:jc w:val="left"/>
              <w:rPr>
                <w:sz w:val="20"/>
              </w:rPr>
            </w:pPr>
            <w:r>
              <w:rPr>
                <w:sz w:val="20"/>
              </w:rPr>
              <w:t xml:space="preserve">Частота прохождения (раз в </w:t>
            </w:r>
            <w:r>
              <w:rPr>
                <w:sz w:val="20"/>
                <w:lang w:val="en-US"/>
              </w:rPr>
              <w:t>n</w:t>
            </w:r>
            <w:r w:rsidRPr="006F64B3">
              <w:rPr>
                <w:sz w:val="20"/>
              </w:rPr>
              <w:t xml:space="preserve"> </w:t>
            </w:r>
            <w:r>
              <w:rPr>
                <w:sz w:val="20"/>
              </w:rPr>
              <w:t>месяцев)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5DC8A" w14:textId="77777777" w:rsidR="006F64B3" w:rsidRDefault="006F64B3">
            <w:pPr>
              <w:jc w:val="left"/>
              <w:rPr>
                <w:sz w:val="20"/>
              </w:rPr>
            </w:pPr>
            <w:r>
              <w:rPr>
                <w:sz w:val="20"/>
                <w:lang w:val="en-US"/>
              </w:rPr>
              <w:t>int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A654A" w14:textId="77777777" w:rsidR="006F64B3" w:rsidRDefault="006F64B3">
            <w:pPr>
              <w:jc w:val="left"/>
              <w:rPr>
                <w:sz w:val="20"/>
              </w:rPr>
            </w:pPr>
          </w:p>
        </w:tc>
      </w:tr>
      <w:tr w:rsidR="006F64B3" w14:paraId="5ACC8D4A" w14:textId="77777777" w:rsidTr="006F64B3">
        <w:trPr>
          <w:cantSplit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5DCE" w14:textId="77777777" w:rsidR="006F64B3" w:rsidRDefault="006F64B3" w:rsidP="006F64B3">
            <w:pPr>
              <w:pStyle w:val="af8"/>
              <w:numPr>
                <w:ilvl w:val="0"/>
                <w:numId w:val="24"/>
              </w:numPr>
              <w:spacing w:line="36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99FB8" w14:textId="77777777" w:rsidR="006F64B3" w:rsidRDefault="006F64B3">
            <w:pPr>
              <w:jc w:val="left"/>
              <w:rPr>
                <w:sz w:val="20"/>
              </w:rPr>
            </w:pPr>
            <w:r>
              <w:rPr>
                <w:sz w:val="20"/>
              </w:rPr>
              <w:t>Название обследования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147AA" w14:textId="77777777" w:rsidR="006F64B3" w:rsidRDefault="006F64B3">
            <w:pPr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nchar(10)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6F4DC" w14:textId="77777777" w:rsidR="006F64B3" w:rsidRDefault="006F64B3">
            <w:pPr>
              <w:jc w:val="left"/>
              <w:rPr>
                <w:sz w:val="20"/>
              </w:rPr>
            </w:pPr>
          </w:p>
        </w:tc>
      </w:tr>
    </w:tbl>
    <w:p w14:paraId="745539E7" w14:textId="77777777" w:rsidR="006F64B3" w:rsidRDefault="006F64B3" w:rsidP="006F64B3">
      <w:pPr>
        <w:rPr>
          <w:szCs w:val="28"/>
        </w:rPr>
      </w:pPr>
    </w:p>
    <w:p w14:paraId="049B53F3" w14:textId="77777777" w:rsidR="006F64B3" w:rsidRDefault="006F64B3" w:rsidP="006F64B3">
      <w:pPr>
        <w:rPr>
          <w:szCs w:val="28"/>
        </w:rPr>
      </w:pPr>
      <w:r>
        <w:rPr>
          <w:szCs w:val="28"/>
        </w:rPr>
        <w:t xml:space="preserve">В </w:t>
      </w:r>
      <w:r>
        <w:t xml:space="preserve">Таблица 11 </w:t>
      </w:r>
      <w:r>
        <w:rPr>
          <w:szCs w:val="28"/>
        </w:rPr>
        <w:t xml:space="preserve">приведено описание связей между отношениями ДЛМ, полученные в результате применения проектной процедуры </w:t>
      </w:r>
      <w:r>
        <w:rPr>
          <w:color w:val="000000"/>
          <w:szCs w:val="28"/>
        </w:rPr>
        <w:t>преобразования исходной ИЛМ в даталогическую модель. Преобразование осуществлено в среде СУБД</w:t>
      </w:r>
      <w:r>
        <w:rPr>
          <w:szCs w:val="28"/>
        </w:rPr>
        <w:t xml:space="preserve"> </w:t>
      </w:r>
      <w:r>
        <w:rPr>
          <w:szCs w:val="28"/>
          <w:lang w:val="en-US"/>
        </w:rPr>
        <w:t>MS</w:t>
      </w:r>
      <w:r>
        <w:rPr>
          <w:szCs w:val="28"/>
        </w:rPr>
        <w:t xml:space="preserve"> SQL ServerExpress 2012.</w:t>
      </w:r>
    </w:p>
    <w:p w14:paraId="55F03CA9" w14:textId="77777777" w:rsidR="006F64B3" w:rsidRDefault="006F64B3" w:rsidP="006F64B3">
      <w:pPr>
        <w:pStyle w:val="a5"/>
        <w:ind w:firstLine="0"/>
        <w:rPr>
          <w:b w:val="0"/>
          <w:szCs w:val="24"/>
        </w:rPr>
      </w:pPr>
      <w:bookmarkStart w:id="111" w:name="_Ref517043648"/>
      <w:r>
        <w:rPr>
          <w:b w:val="0"/>
        </w:rPr>
        <w:t xml:space="preserve">    Таблица </w:t>
      </w:r>
      <w:bookmarkEnd w:id="111"/>
      <w:r>
        <w:rPr>
          <w:b w:val="0"/>
        </w:rPr>
        <w:t xml:space="preserve">11 </w:t>
      </w:r>
      <w:r>
        <w:rPr>
          <w:b w:val="0"/>
          <w:sz w:val="24"/>
          <w:szCs w:val="24"/>
        </w:rPr>
        <w:t>-</w:t>
      </w:r>
      <w:r>
        <w:rPr>
          <w:b w:val="0"/>
          <w:szCs w:val="24"/>
        </w:rPr>
        <w:t xml:space="preserve"> Описание связей между отношениями даталогической модели БД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847"/>
        <w:gridCol w:w="4952"/>
        <w:gridCol w:w="2456"/>
      </w:tblGrid>
      <w:tr w:rsidR="006F64B3" w14:paraId="39EE1B49" w14:textId="77777777" w:rsidTr="006F64B3">
        <w:trPr>
          <w:trHeight w:val="360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3FFC0" w14:textId="77777777" w:rsidR="006F64B3" w:rsidRDefault="006F64B3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75938" w14:textId="77777777" w:rsidR="006F64B3" w:rsidRDefault="006F64B3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отношений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6858D" w14:textId="77777777" w:rsidR="006F64B3" w:rsidRDefault="006F64B3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Тип связи</w:t>
            </w:r>
          </w:p>
        </w:tc>
      </w:tr>
      <w:tr w:rsidR="006F64B3" w14:paraId="7B7CEA48" w14:textId="77777777" w:rsidTr="006F64B3">
        <w:trPr>
          <w:trHeight w:val="360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987AC" w14:textId="77777777" w:rsidR="006F64B3" w:rsidRDefault="006F64B3">
            <w:pPr>
              <w:ind w:firstLine="0"/>
            </w:pPr>
            <w:r>
              <w:t>1.</w:t>
            </w: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6CE9D" w14:textId="77777777" w:rsidR="006F64B3" w:rsidRDefault="006F64B3">
            <w:pPr>
              <w:ind w:firstLine="0"/>
              <w:rPr>
                <w:lang w:val="en-US"/>
              </w:rPr>
            </w:pPr>
            <w:r>
              <w:t>Медицинские документы</w:t>
            </w:r>
            <w:r>
              <w:rPr>
                <w:lang w:val="en-US"/>
              </w:rPr>
              <w:t xml:space="preserve"> – MainJournal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14410" w14:textId="77777777" w:rsidR="006F64B3" w:rsidRDefault="006F64B3">
            <w:r>
              <w:rPr>
                <w:lang w:val="en-US"/>
              </w:rPr>
              <w:t>N</w:t>
            </w:r>
            <w:r>
              <w:t>:1</w:t>
            </w:r>
          </w:p>
        </w:tc>
      </w:tr>
      <w:tr w:rsidR="006F64B3" w14:paraId="597CC2CE" w14:textId="77777777" w:rsidTr="006F64B3">
        <w:trPr>
          <w:trHeight w:val="360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4CF82" w14:textId="77777777" w:rsidR="006F64B3" w:rsidRDefault="006F64B3">
            <w:pPr>
              <w:ind w:firstLine="0"/>
            </w:pPr>
            <w:r>
              <w:t>2.</w:t>
            </w: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971BD" w14:textId="77777777" w:rsidR="006F64B3" w:rsidRDefault="006F64B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MainJournal - Persona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D2C63" w14:textId="1B3AB93D" w:rsidR="006F64B3" w:rsidRDefault="00CC1378">
            <w:pPr>
              <w:rPr>
                <w:lang w:val="en-US"/>
              </w:rPr>
            </w:pPr>
            <w:r>
              <w:t>1</w:t>
            </w:r>
            <w:r w:rsidR="006F64B3">
              <w:t>:</w:t>
            </w:r>
            <w:r w:rsidR="006F64B3">
              <w:rPr>
                <w:lang w:val="en-US"/>
              </w:rPr>
              <w:t>M</w:t>
            </w:r>
          </w:p>
        </w:tc>
      </w:tr>
      <w:tr w:rsidR="006F64B3" w14:paraId="7BDEBA28" w14:textId="77777777" w:rsidTr="006F64B3">
        <w:trPr>
          <w:trHeight w:val="360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A47CF" w14:textId="77777777" w:rsidR="006F64B3" w:rsidRDefault="006F64B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1840D" w14:textId="77777777" w:rsidR="006F64B3" w:rsidRDefault="006F64B3">
            <w:pPr>
              <w:ind w:firstLine="0"/>
            </w:pPr>
            <w:r>
              <w:t>Медицинские документы - справочник мед.учреждений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3B4E0" w14:textId="77777777" w:rsidR="006F64B3" w:rsidRDefault="006F64B3">
            <w:r>
              <w:t>1:1</w:t>
            </w:r>
          </w:p>
        </w:tc>
      </w:tr>
      <w:tr w:rsidR="006F64B3" w14:paraId="38B49ECE" w14:textId="77777777" w:rsidTr="006F64B3">
        <w:trPr>
          <w:trHeight w:val="360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886FF" w14:textId="77777777" w:rsidR="006F64B3" w:rsidRDefault="006F64B3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F9EDB" w14:textId="77777777" w:rsidR="006F64B3" w:rsidRDefault="006F64B3">
            <w:pPr>
              <w:ind w:firstLine="0"/>
            </w:pPr>
            <w:r>
              <w:t>Медицинские документы – таблица референсных значений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E1692" w14:textId="77777777" w:rsidR="006F64B3" w:rsidRDefault="006F64B3">
            <w:r>
              <w:rPr>
                <w:lang w:val="en-US"/>
              </w:rPr>
              <w:t>1</w:t>
            </w:r>
            <w:r>
              <w:t>:1</w:t>
            </w:r>
          </w:p>
        </w:tc>
      </w:tr>
      <w:tr w:rsidR="006F64B3" w14:paraId="443D00FB" w14:textId="77777777" w:rsidTr="006F64B3">
        <w:trPr>
          <w:trHeight w:val="360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D0E6B" w14:textId="77777777" w:rsidR="006F64B3" w:rsidRDefault="006F64B3">
            <w:pPr>
              <w:ind w:firstLine="0"/>
            </w:pPr>
            <w:r>
              <w:lastRenderedPageBreak/>
              <w:t>5.</w:t>
            </w: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EE096" w14:textId="77777777" w:rsidR="006F64B3" w:rsidRDefault="006F64B3">
            <w:pPr>
              <w:ind w:firstLine="0"/>
            </w:pPr>
            <w:r>
              <w:t>Медицинские документы – таблица показателей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A996F" w14:textId="77777777" w:rsidR="006F64B3" w:rsidRDefault="006F64B3">
            <w:r>
              <w:t>1:1</w:t>
            </w:r>
          </w:p>
        </w:tc>
      </w:tr>
      <w:tr w:rsidR="00DA5007" w14:paraId="0B7E9E1B" w14:textId="77777777" w:rsidTr="006F64B3">
        <w:trPr>
          <w:trHeight w:val="360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CBE51" w14:textId="62910219" w:rsidR="00DA5007" w:rsidRPr="00DA5007" w:rsidRDefault="00DA500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4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DF7BA" w14:textId="71F4601C" w:rsidR="00DA5007" w:rsidRPr="00540032" w:rsidRDefault="00DA5007">
            <w:pPr>
              <w:ind w:firstLine="0"/>
            </w:pPr>
            <w:r>
              <w:rPr>
                <w:lang w:val="en-US"/>
              </w:rPr>
              <w:t xml:space="preserve"> </w:t>
            </w:r>
            <w:r w:rsidR="00540032">
              <w:rPr>
                <w:lang w:val="en-US"/>
              </w:rPr>
              <w:t xml:space="preserve">MainJournal - </w:t>
            </w:r>
            <w:r w:rsidR="008D632F" w:rsidRPr="001B5BE7">
              <w:rPr>
                <w:bCs/>
              </w:rPr>
              <w:t>График необходимых обследований</w:t>
            </w:r>
          </w:p>
        </w:tc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6D4B" w14:textId="4F78ACD2" w:rsidR="00DA5007" w:rsidRPr="00540032" w:rsidRDefault="00540032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:</w:t>
            </w:r>
            <w:r w:rsidR="00BF0C1F">
              <w:rPr>
                <w:lang w:val="en-US"/>
              </w:rPr>
              <w:t>M</w:t>
            </w:r>
          </w:p>
        </w:tc>
      </w:tr>
    </w:tbl>
    <w:p w14:paraId="735B65DC" w14:textId="77777777" w:rsidR="006F64B3" w:rsidRDefault="006F64B3" w:rsidP="006F64B3">
      <w:pPr>
        <w:jc w:val="left"/>
      </w:pPr>
    </w:p>
    <w:p w14:paraId="145FB078" w14:textId="77777777" w:rsidR="006F64B3" w:rsidRDefault="006F64B3" w:rsidP="006F64B3">
      <w:pPr>
        <w:jc w:val="left"/>
      </w:pPr>
    </w:p>
    <w:p w14:paraId="3601B5B3" w14:textId="77777777" w:rsidR="006F64B3" w:rsidRDefault="006F64B3" w:rsidP="006F64B3">
      <w:pPr>
        <w:jc w:val="left"/>
      </w:pPr>
    </w:p>
    <w:p w14:paraId="7AA46027" w14:textId="77777777" w:rsidR="006F64B3" w:rsidRDefault="006F64B3" w:rsidP="006F64B3">
      <w:pPr>
        <w:pStyle w:val="3"/>
        <w:numPr>
          <w:ilvl w:val="2"/>
          <w:numId w:val="21"/>
        </w:numPr>
        <w:spacing w:after="120" w:line="240" w:lineRule="auto"/>
        <w:jc w:val="center"/>
        <w:rPr>
          <w:szCs w:val="28"/>
        </w:rPr>
      </w:pPr>
      <w:bookmarkStart w:id="112" w:name="_Toc514654113"/>
      <w:bookmarkStart w:id="113" w:name="_Toc517117956"/>
      <w:r>
        <w:rPr>
          <w:szCs w:val="28"/>
        </w:rPr>
        <w:t>Разработка даталогической схемы данных</w:t>
      </w:r>
      <w:bookmarkEnd w:id="112"/>
      <w:bookmarkEnd w:id="113"/>
    </w:p>
    <w:p w14:paraId="0F09A6FD" w14:textId="77777777" w:rsidR="006F64B3" w:rsidRDefault="006F64B3" w:rsidP="006F64B3">
      <w:pPr>
        <w:rPr>
          <w:szCs w:val="28"/>
        </w:rPr>
      </w:pPr>
      <w:r>
        <w:rPr>
          <w:color w:val="000000"/>
          <w:szCs w:val="28"/>
        </w:rPr>
        <w:t xml:space="preserve">Даталогическая схема данных разработана в среде </w:t>
      </w:r>
      <w:r>
        <w:rPr>
          <w:szCs w:val="28"/>
        </w:rPr>
        <w:t xml:space="preserve">СУБД </w:t>
      </w:r>
      <w:r>
        <w:rPr>
          <w:szCs w:val="28"/>
          <w:lang w:val="en-US"/>
        </w:rPr>
        <w:t>MS</w:t>
      </w:r>
      <w:r>
        <w:rPr>
          <w:szCs w:val="28"/>
        </w:rPr>
        <w:t xml:space="preserve"> SQL ServerExpress 2012</w:t>
      </w:r>
      <w:r>
        <w:rPr>
          <w:color w:val="000000"/>
          <w:szCs w:val="28"/>
        </w:rPr>
        <w:t xml:space="preserve"> и приведена на  </w:t>
      </w:r>
      <w:r>
        <w:fldChar w:fldCharType="begin"/>
      </w:r>
      <w:r>
        <w:instrText xml:space="preserve"> REF _Ref514602024 \h  \* MERGEFORMAT </w:instrText>
      </w:r>
      <w:r>
        <w:fldChar w:fldCharType="separate"/>
      </w:r>
      <w:r>
        <w:rPr>
          <w:szCs w:val="28"/>
        </w:rPr>
        <w:t>рисунке 4</w:t>
      </w:r>
      <w:r>
        <w:fldChar w:fldCharType="end"/>
      </w:r>
      <w:r>
        <w:rPr>
          <w:color w:val="000000"/>
          <w:szCs w:val="28"/>
        </w:rPr>
        <w:t>.</w:t>
      </w:r>
    </w:p>
    <w:p w14:paraId="00580444" w14:textId="77777777" w:rsidR="006F64B3" w:rsidRDefault="006F64B3" w:rsidP="006F64B3">
      <w:pPr>
        <w:pStyle w:val="3"/>
        <w:numPr>
          <w:ilvl w:val="2"/>
          <w:numId w:val="21"/>
        </w:numPr>
        <w:spacing w:after="120" w:line="240" w:lineRule="auto"/>
        <w:jc w:val="center"/>
        <w:rPr>
          <w:szCs w:val="28"/>
        </w:rPr>
      </w:pPr>
      <w:bookmarkStart w:id="114" w:name="_Toc514654114"/>
      <w:bookmarkStart w:id="115" w:name="_Toc517117957"/>
      <w:r>
        <w:rPr>
          <w:szCs w:val="28"/>
        </w:rPr>
        <w:t>Ввод данных в таблицы даталогической схемы</w:t>
      </w:r>
      <w:bookmarkEnd w:id="114"/>
      <w:bookmarkEnd w:id="115"/>
    </w:p>
    <w:p w14:paraId="4BA85BB3" w14:textId="77777777" w:rsidR="006F64B3" w:rsidRDefault="006F64B3" w:rsidP="006F64B3">
      <w:pPr>
        <w:rPr>
          <w:szCs w:val="28"/>
        </w:rPr>
      </w:pPr>
      <w:r>
        <w:rPr>
          <w:szCs w:val="28"/>
        </w:rPr>
        <w:t>Ввод данных в таблицы даталогической схемы осуществлен с целью ее тестирования и подготовки к отладке основных запросов к БД. Значения данных определены в соответствии с темой проекта и назначением предметной области.</w:t>
      </w:r>
    </w:p>
    <w:p w14:paraId="14D2C84F" w14:textId="77777777" w:rsidR="006F64B3" w:rsidRDefault="006F64B3" w:rsidP="006F64B3">
      <w:pPr>
        <w:pStyle w:val="23"/>
        <w:jc w:val="both"/>
      </w:pPr>
      <w:r>
        <w:t>В таблицы базы данных были добавлены:</w:t>
      </w:r>
    </w:p>
    <w:p w14:paraId="755B3E3C" w14:textId="77777777" w:rsidR="006F64B3" w:rsidRDefault="006F64B3" w:rsidP="006F64B3">
      <w:pPr>
        <w:pStyle w:val="23"/>
        <w:numPr>
          <w:ilvl w:val="0"/>
          <w:numId w:val="25"/>
        </w:numPr>
        <w:jc w:val="both"/>
      </w:pPr>
      <w:r>
        <w:t>10 измеренных значений</w:t>
      </w:r>
      <w:r>
        <w:rPr>
          <w:lang w:val="en-US"/>
        </w:rPr>
        <w:t>,</w:t>
      </w:r>
    </w:p>
    <w:p w14:paraId="486F8533" w14:textId="77777777" w:rsidR="006F64B3" w:rsidRDefault="006F64B3" w:rsidP="006F64B3">
      <w:pPr>
        <w:pStyle w:val="23"/>
        <w:numPr>
          <w:ilvl w:val="0"/>
          <w:numId w:val="25"/>
        </w:numPr>
        <w:jc w:val="both"/>
      </w:pPr>
      <w:r>
        <w:t>10 референсных значения показателей выше</w:t>
      </w:r>
      <w:r>
        <w:rPr>
          <w:lang w:val="en-US"/>
        </w:rPr>
        <w:t>,</w:t>
      </w:r>
    </w:p>
    <w:p w14:paraId="7955C3AD" w14:textId="77777777" w:rsidR="006F64B3" w:rsidRDefault="006F64B3" w:rsidP="006F64B3">
      <w:pPr>
        <w:pStyle w:val="23"/>
        <w:numPr>
          <w:ilvl w:val="0"/>
          <w:numId w:val="25"/>
        </w:numPr>
        <w:jc w:val="both"/>
      </w:pPr>
      <w:r>
        <w:t>2 медицинских документа</w:t>
      </w:r>
      <w:r>
        <w:rPr>
          <w:lang w:val="en-US"/>
        </w:rPr>
        <w:t>,</w:t>
      </w:r>
    </w:p>
    <w:p w14:paraId="6A40AEFE" w14:textId="77777777" w:rsidR="006F64B3" w:rsidRDefault="006F64B3" w:rsidP="006F64B3">
      <w:pPr>
        <w:pStyle w:val="23"/>
        <w:numPr>
          <w:ilvl w:val="0"/>
          <w:numId w:val="25"/>
        </w:numPr>
        <w:jc w:val="both"/>
      </w:pPr>
      <w:r>
        <w:t>1 журнал</w:t>
      </w:r>
      <w:r>
        <w:rPr>
          <w:lang w:val="en-US"/>
        </w:rPr>
        <w:t>,</w:t>
      </w:r>
    </w:p>
    <w:p w14:paraId="4E863CE2" w14:textId="77777777" w:rsidR="006F64B3" w:rsidRDefault="006F64B3" w:rsidP="006F64B3">
      <w:pPr>
        <w:pStyle w:val="23"/>
        <w:numPr>
          <w:ilvl w:val="0"/>
          <w:numId w:val="25"/>
        </w:numPr>
        <w:jc w:val="both"/>
      </w:pPr>
      <w:r>
        <w:t>2 родственника</w:t>
      </w:r>
      <w:r>
        <w:rPr>
          <w:lang w:val="en-US"/>
        </w:rPr>
        <w:t>,</w:t>
      </w:r>
    </w:p>
    <w:p w14:paraId="0EDA988D" w14:textId="6ADBE77A" w:rsidR="006F64B3" w:rsidRDefault="006F64B3" w:rsidP="006F64B3">
      <w:pPr>
        <w:pStyle w:val="23"/>
        <w:numPr>
          <w:ilvl w:val="0"/>
          <w:numId w:val="25"/>
        </w:numPr>
        <w:jc w:val="both"/>
      </w:pPr>
      <w:r>
        <w:t>информация об одном мед.учреждении</w:t>
      </w:r>
      <w:r w:rsidR="00793AA6" w:rsidRPr="00793AA6">
        <w:t>,</w:t>
      </w:r>
    </w:p>
    <w:p w14:paraId="51AFFF64" w14:textId="17796645" w:rsidR="00793AA6" w:rsidRDefault="00793AA6" w:rsidP="006F64B3">
      <w:pPr>
        <w:pStyle w:val="23"/>
        <w:numPr>
          <w:ilvl w:val="0"/>
          <w:numId w:val="25"/>
        </w:numPr>
        <w:jc w:val="both"/>
      </w:pPr>
      <w:r>
        <w:t>график прохождения одного обследования</w:t>
      </w:r>
    </w:p>
    <w:p w14:paraId="731B02A8" w14:textId="289DCC40" w:rsidR="006F64B3" w:rsidRDefault="006F64B3" w:rsidP="006F64B3">
      <w:pPr>
        <w:pStyle w:val="23"/>
        <w:jc w:val="both"/>
      </w:pPr>
      <w:r>
        <w:t xml:space="preserve">Построение схемы данных ДЛМ выполнено на основание данных, указанных в таблицах 4 – </w:t>
      </w:r>
      <w:r w:rsidR="00DF60C3">
        <w:t>10</w:t>
      </w:r>
      <w:r>
        <w:t>, и таблицы 1</w:t>
      </w:r>
      <w:r w:rsidR="00DF60C3">
        <w:t>1</w:t>
      </w:r>
      <w:r>
        <w:t xml:space="preserve"> описывающей связи между сущностями.</w:t>
      </w:r>
    </w:p>
    <w:p w14:paraId="6E41D207" w14:textId="77777777" w:rsidR="006F64B3" w:rsidRDefault="006F64B3" w:rsidP="006F64B3">
      <w:pPr>
        <w:pStyle w:val="23"/>
        <w:jc w:val="both"/>
      </w:pPr>
      <w:r>
        <w:t xml:space="preserve">Для создания базы данных использованы средства графического интерфейса СУБД </w:t>
      </w:r>
      <w:r>
        <w:rPr>
          <w:lang w:val="en-US"/>
        </w:rPr>
        <w:t>SQL</w:t>
      </w:r>
      <w:r w:rsidRPr="00DA5007">
        <w:t xml:space="preserve"> </w:t>
      </w:r>
      <w:r>
        <w:rPr>
          <w:lang w:val="en-US"/>
        </w:rPr>
        <w:t>ServerExpress</w:t>
      </w:r>
      <w:r>
        <w:t xml:space="preserve"> 2012.</w:t>
      </w:r>
    </w:p>
    <w:p w14:paraId="6E233F11" w14:textId="77777777" w:rsidR="006F64B3" w:rsidRDefault="006F64B3" w:rsidP="006F64B3">
      <w:pPr>
        <w:pStyle w:val="23"/>
        <w:jc w:val="both"/>
      </w:pPr>
      <w:r>
        <w:t>Итоговая схема проектируемой БД представлена на рисунке 4.</w:t>
      </w:r>
    </w:p>
    <w:p w14:paraId="59375800" w14:textId="77777777" w:rsidR="006F64B3" w:rsidRDefault="006F64B3" w:rsidP="006F64B3">
      <w:pPr>
        <w:ind w:firstLine="0"/>
        <w:jc w:val="left"/>
        <w:rPr>
          <w:szCs w:val="28"/>
          <w:lang w:eastAsia="ru-RU"/>
        </w:rPr>
        <w:sectPr w:rsidR="006F64B3">
          <w:pgSz w:w="11906" w:h="16838"/>
          <w:pgMar w:top="851" w:right="748" w:bottom="1134" w:left="1259" w:header="709" w:footer="284" w:gutter="0"/>
          <w:cols w:space="720"/>
        </w:sectPr>
      </w:pPr>
    </w:p>
    <w:p w14:paraId="3B37D656" w14:textId="52C97CD0" w:rsidR="006F64B3" w:rsidRDefault="006F64B3" w:rsidP="006F64B3">
      <w:pPr>
        <w:keepNext/>
        <w:ind w:firstLine="0"/>
        <w:jc w:val="center"/>
      </w:pPr>
    </w:p>
    <w:p w14:paraId="68266F04" w14:textId="77777777" w:rsidR="006F64B3" w:rsidRDefault="006F64B3" w:rsidP="006F64B3">
      <w:pPr>
        <w:pStyle w:val="a5"/>
        <w:jc w:val="center"/>
        <w:rPr>
          <w:b w:val="0"/>
          <w:sz w:val="24"/>
          <w:szCs w:val="24"/>
        </w:rPr>
      </w:pPr>
      <w:bookmarkStart w:id="116" w:name="_Ref514602024"/>
      <w:r>
        <w:rPr>
          <w:b w:val="0"/>
          <w:sz w:val="24"/>
          <w:szCs w:val="24"/>
        </w:rPr>
        <w:t xml:space="preserve">Рисунок </w:t>
      </w:r>
      <w:r>
        <w:fldChar w:fldCharType="begin"/>
      </w:r>
      <w:r>
        <w:rPr>
          <w:b w:val="0"/>
          <w:sz w:val="24"/>
          <w:szCs w:val="24"/>
        </w:rPr>
        <w:instrText xml:space="preserve"> SEQ Рисунок \* ARABIC </w:instrText>
      </w:r>
      <w:r>
        <w:fldChar w:fldCharType="separate"/>
      </w:r>
      <w:r>
        <w:rPr>
          <w:b w:val="0"/>
          <w:noProof/>
          <w:sz w:val="24"/>
          <w:szCs w:val="24"/>
        </w:rPr>
        <w:t>4</w:t>
      </w:r>
      <w:r>
        <w:fldChar w:fldCharType="end"/>
      </w:r>
      <w:bookmarkEnd w:id="116"/>
      <w:r>
        <w:rPr>
          <w:b w:val="0"/>
          <w:sz w:val="24"/>
          <w:szCs w:val="24"/>
        </w:rPr>
        <w:t>–Схема даталогической модели БД</w:t>
      </w:r>
    </w:p>
    <w:p w14:paraId="23C84297" w14:textId="77777777" w:rsidR="00F06149" w:rsidRPr="00E407B3" w:rsidRDefault="00F06149" w:rsidP="00F06149">
      <w:pPr>
        <w:pStyle w:val="1"/>
        <w:spacing w:before="240" w:after="240" w:line="240" w:lineRule="auto"/>
        <w:ind w:left="644" w:hanging="360"/>
      </w:pPr>
      <w:bookmarkStart w:id="117" w:name="_Toc514654115"/>
      <w:bookmarkStart w:id="118" w:name="_Toc517117958"/>
      <w:r w:rsidRPr="00E407B3">
        <w:t>ПРОЕКТИРОВАНИЕ И РЕАЛИЗАЦИЯ ОСНОВНЫХ ЗАПРОСОВ</w:t>
      </w:r>
      <w:bookmarkEnd w:id="117"/>
      <w:bookmarkEnd w:id="118"/>
    </w:p>
    <w:p w14:paraId="54AF6A94" w14:textId="77777777" w:rsidR="00F06149" w:rsidRDefault="00F06149" w:rsidP="00F06149">
      <w:pPr>
        <w:ind w:firstLine="567"/>
        <w:rPr>
          <w:szCs w:val="28"/>
        </w:rPr>
      </w:pPr>
      <w:r w:rsidRPr="00A8268E">
        <w:rPr>
          <w:szCs w:val="28"/>
        </w:rPr>
        <w:t>В данном разделе приводятся запросы к БД, поддерживающие функции приложения при работе с БД</w:t>
      </w:r>
      <w:r>
        <w:rPr>
          <w:szCs w:val="28"/>
        </w:rPr>
        <w:t xml:space="preserve"> и результаты их выполнения</w:t>
      </w:r>
    </w:p>
    <w:p w14:paraId="689893CB" w14:textId="77777777" w:rsidR="00F06149" w:rsidRPr="007F54EA" w:rsidRDefault="00F06149" w:rsidP="00F06149">
      <w:pPr>
        <w:pStyle w:val="20"/>
        <w:numPr>
          <w:ilvl w:val="0"/>
          <w:numId w:val="0"/>
        </w:numPr>
        <w:spacing w:before="120" w:after="120" w:line="240" w:lineRule="auto"/>
        <w:jc w:val="center"/>
      </w:pPr>
      <w:bookmarkStart w:id="119" w:name="_Toc517117959"/>
      <w:r w:rsidRPr="007F54EA">
        <w:t xml:space="preserve">5.1 </w:t>
      </w:r>
      <w:r>
        <w:t>Тексты разработанных з</w:t>
      </w:r>
      <w:r w:rsidRPr="007F54EA">
        <w:t>апрос</w:t>
      </w:r>
      <w:r>
        <w:t>ов</w:t>
      </w:r>
      <w:r w:rsidRPr="007F54EA">
        <w:t>.</w:t>
      </w:r>
      <w:bookmarkEnd w:id="119"/>
    </w:p>
    <w:p w14:paraId="406ABF64" w14:textId="1E720EC6" w:rsidR="00F06149" w:rsidRPr="00162ACC" w:rsidRDefault="00F06149" w:rsidP="00F06149">
      <w:pPr>
        <w:pStyle w:val="23"/>
        <w:jc w:val="both"/>
      </w:pPr>
      <w:r w:rsidRPr="00BF4A2A">
        <w:t>В</w:t>
      </w:r>
      <w:r w:rsidRPr="0076311C">
        <w:t xml:space="preserve"> </w:t>
      </w:r>
      <w:r>
        <w:fldChar w:fldCharType="begin"/>
      </w:r>
      <w:r>
        <w:instrText xml:space="preserve"> REF _Ref517043965 \h  \* MERGEFORMAT </w:instrText>
      </w:r>
      <w:r>
        <w:fldChar w:fldCharType="separate"/>
      </w:r>
      <w:r>
        <w:t>таблице</w:t>
      </w:r>
      <w:r w:rsidRPr="0076311C">
        <w:t xml:space="preserve"> </w:t>
      </w:r>
      <w:r w:rsidRPr="0076311C">
        <w:rPr>
          <w:noProof/>
        </w:rPr>
        <w:t>14</w:t>
      </w:r>
      <w:r>
        <w:fldChar w:fldCharType="end"/>
      </w:r>
      <w:r>
        <w:t xml:space="preserve"> приведет перечень запросов на языке </w:t>
      </w:r>
      <w:r>
        <w:rPr>
          <w:lang w:val="en-US"/>
        </w:rPr>
        <w:t>SQL</w:t>
      </w:r>
      <w:r>
        <w:t xml:space="preserve">, являющегося базовым языком </w:t>
      </w:r>
      <w:r>
        <w:rPr>
          <w:lang w:val="en-US"/>
        </w:rPr>
        <w:t>MS</w:t>
      </w:r>
      <w:r w:rsidRPr="001E30BA">
        <w:t xml:space="preserve"> </w:t>
      </w:r>
      <w:r>
        <w:rPr>
          <w:lang w:val="en-US"/>
        </w:rPr>
        <w:t>SQL</w:t>
      </w:r>
      <w:r w:rsidRPr="001E30BA">
        <w:t xml:space="preserve"> </w:t>
      </w:r>
      <w:r>
        <w:rPr>
          <w:lang w:val="en-US"/>
        </w:rPr>
        <w:t>Server</w:t>
      </w:r>
      <w:r w:rsidRPr="001E30BA">
        <w:t xml:space="preserve"> 20</w:t>
      </w:r>
      <w:r w:rsidR="004F2177">
        <w:rPr>
          <w:lang w:val="en-US"/>
        </w:rPr>
        <w:t>12</w:t>
      </w:r>
      <w:r>
        <w:t>.</w:t>
      </w:r>
    </w:p>
    <w:p w14:paraId="5A3D47B4" w14:textId="77777777" w:rsidR="00F06149" w:rsidRPr="0076311C" w:rsidRDefault="00F06149" w:rsidP="00F06149">
      <w:pPr>
        <w:pStyle w:val="a5"/>
        <w:ind w:firstLine="0"/>
        <w:rPr>
          <w:b w:val="0"/>
        </w:rPr>
      </w:pPr>
      <w:bookmarkStart w:id="120" w:name="_Ref517043965"/>
      <w:r w:rsidRPr="0076311C">
        <w:rPr>
          <w:b w:val="0"/>
        </w:rPr>
        <w:t xml:space="preserve">Таблица </w:t>
      </w:r>
      <w:r w:rsidRPr="0076311C">
        <w:rPr>
          <w:b w:val="0"/>
        </w:rPr>
        <w:fldChar w:fldCharType="begin"/>
      </w:r>
      <w:r w:rsidRPr="0076311C">
        <w:rPr>
          <w:b w:val="0"/>
        </w:rPr>
        <w:instrText xml:space="preserve"> SEQ Таблица \* ARABIC </w:instrText>
      </w:r>
      <w:r w:rsidRPr="0076311C">
        <w:rPr>
          <w:b w:val="0"/>
        </w:rPr>
        <w:fldChar w:fldCharType="separate"/>
      </w:r>
      <w:r w:rsidRPr="0076311C">
        <w:rPr>
          <w:b w:val="0"/>
          <w:noProof/>
        </w:rPr>
        <w:t>14</w:t>
      </w:r>
      <w:r w:rsidRPr="0076311C">
        <w:rPr>
          <w:b w:val="0"/>
        </w:rPr>
        <w:fldChar w:fldCharType="end"/>
      </w:r>
      <w:bookmarkEnd w:id="120"/>
      <w:r w:rsidRPr="0076311C">
        <w:rPr>
          <w:b w:val="0"/>
        </w:rPr>
        <w:t xml:space="preserve"> - Перечень запросов и их представление на языке </w:t>
      </w:r>
      <w:r w:rsidRPr="0076311C">
        <w:rPr>
          <w:b w:val="0"/>
          <w:lang w:val="en-US"/>
        </w:rPr>
        <w:t>SQL</w:t>
      </w:r>
      <w:r w:rsidRPr="0076311C">
        <w:rPr>
          <w:b w:val="0"/>
        </w:rPr>
        <w:t xml:space="preserve"> </w:t>
      </w: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3"/>
        <w:gridCol w:w="1775"/>
        <w:gridCol w:w="7633"/>
      </w:tblGrid>
      <w:tr w:rsidR="00F06149" w:rsidRPr="00F17FA6" w14:paraId="37165D56" w14:textId="77777777" w:rsidTr="00086263">
        <w:trPr>
          <w:cantSplit/>
          <w:trHeight w:val="530"/>
          <w:tblHeader/>
        </w:trPr>
        <w:tc>
          <w:tcPr>
            <w:tcW w:w="608" w:type="dxa"/>
            <w:vAlign w:val="center"/>
          </w:tcPr>
          <w:p w14:paraId="7BF49F33" w14:textId="77777777" w:rsidR="00F06149" w:rsidRPr="00F17FA6" w:rsidRDefault="00F06149" w:rsidP="000A02D6">
            <w:pPr>
              <w:pStyle w:val="af8"/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F17FA6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3186" w:type="dxa"/>
            <w:vAlign w:val="center"/>
          </w:tcPr>
          <w:p w14:paraId="728C6D6C" w14:textId="77777777" w:rsidR="00F06149" w:rsidRPr="00F17FA6" w:rsidRDefault="00F06149" w:rsidP="000A02D6">
            <w:pPr>
              <w:pStyle w:val="af8"/>
              <w:spacing w:line="240" w:lineRule="auto"/>
              <w:jc w:val="left"/>
              <w:rPr>
                <w:b/>
                <w:sz w:val="20"/>
                <w:szCs w:val="20"/>
              </w:rPr>
            </w:pPr>
            <w:r w:rsidRPr="00F17FA6">
              <w:rPr>
                <w:b/>
                <w:sz w:val="20"/>
                <w:szCs w:val="20"/>
              </w:rPr>
              <w:t>Наименование запроса</w:t>
            </w:r>
          </w:p>
        </w:tc>
        <w:tc>
          <w:tcPr>
            <w:tcW w:w="6057" w:type="dxa"/>
            <w:vAlign w:val="center"/>
          </w:tcPr>
          <w:p w14:paraId="104EB8DB" w14:textId="77777777" w:rsidR="00F06149" w:rsidRPr="00F17FA6" w:rsidRDefault="00F06149" w:rsidP="000A02D6">
            <w:pPr>
              <w:pStyle w:val="af8"/>
              <w:spacing w:line="240" w:lineRule="auto"/>
              <w:jc w:val="center"/>
              <w:rPr>
                <w:b/>
                <w:sz w:val="20"/>
                <w:szCs w:val="20"/>
                <w:lang w:val="en-US"/>
              </w:rPr>
            </w:pPr>
            <w:r w:rsidRPr="00F17FA6">
              <w:rPr>
                <w:b/>
                <w:sz w:val="20"/>
                <w:szCs w:val="20"/>
              </w:rPr>
              <w:t xml:space="preserve">Представление на </w:t>
            </w:r>
            <w:r w:rsidRPr="00F17FA6">
              <w:rPr>
                <w:b/>
                <w:sz w:val="20"/>
                <w:szCs w:val="20"/>
                <w:lang w:val="en-US"/>
              </w:rPr>
              <w:t>SQL</w:t>
            </w:r>
          </w:p>
        </w:tc>
      </w:tr>
      <w:tr w:rsidR="00F06149" w:rsidRPr="00E05D13" w14:paraId="6DDB2134" w14:textId="77777777" w:rsidTr="00086263">
        <w:trPr>
          <w:cantSplit/>
          <w:trHeight w:val="1615"/>
        </w:trPr>
        <w:tc>
          <w:tcPr>
            <w:tcW w:w="608" w:type="dxa"/>
          </w:tcPr>
          <w:p w14:paraId="7007736C" w14:textId="77777777" w:rsidR="00F06149" w:rsidRPr="00F17FA6" w:rsidRDefault="00F06149" w:rsidP="00F06149">
            <w:pPr>
              <w:pStyle w:val="af8"/>
              <w:numPr>
                <w:ilvl w:val="0"/>
                <w:numId w:val="27"/>
              </w:num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186" w:type="dxa"/>
          </w:tcPr>
          <w:p w14:paraId="68E3E580" w14:textId="56BEE3BE" w:rsidR="00F06149" w:rsidRPr="00F17FA6" w:rsidRDefault="00086263" w:rsidP="00BE7CF0">
            <w:pPr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>Вывод таблицы результатов исследования</w:t>
            </w:r>
          </w:p>
        </w:tc>
        <w:tc>
          <w:tcPr>
            <w:tcW w:w="6057" w:type="dxa"/>
          </w:tcPr>
          <w:p w14:paraId="09E855AA" w14:textId="2880EFA6" w:rsidR="00F06149" w:rsidRPr="001A36A3" w:rsidRDefault="00F06149" w:rsidP="00BE7CF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</w:pPr>
            <w:r w:rsidRPr="00F17FA6">
              <w:rPr>
                <w:rFonts w:ascii="Consolas" w:hAnsi="Consolas" w:cs="Consolas"/>
                <w:color w:val="0000FF"/>
                <w:sz w:val="20"/>
                <w:highlight w:val="white"/>
                <w:lang w:val="en-US" w:eastAsia="ru-RU"/>
              </w:rPr>
              <w:t>SELECT</w:t>
            </w:r>
            <w:r w:rsidRPr="001A36A3"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  <w:t xml:space="preserve"> </w:t>
            </w:r>
            <w:r w:rsidR="00713CEF"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  <w:t>Таблица</w:t>
            </w:r>
            <w:r w:rsidR="00713CEF" w:rsidRPr="001A36A3"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  <w:t>_</w:t>
            </w:r>
            <w:r w:rsidR="00713CEF"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  <w:t>показателей</w:t>
            </w:r>
            <w:r w:rsidRPr="001A36A3">
              <w:rPr>
                <w:rFonts w:ascii="Consolas" w:hAnsi="Consolas" w:cs="Consolas"/>
                <w:color w:val="808080"/>
                <w:sz w:val="20"/>
                <w:highlight w:val="white"/>
                <w:lang w:eastAsia="ru-RU"/>
              </w:rPr>
              <w:t>.</w:t>
            </w:r>
            <w:r w:rsidR="00AF250B"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  <w:t>Показатель</w:t>
            </w:r>
            <w:r w:rsidRPr="001A36A3">
              <w:rPr>
                <w:rFonts w:ascii="Consolas" w:hAnsi="Consolas" w:cs="Consolas"/>
                <w:color w:val="808080"/>
                <w:sz w:val="20"/>
                <w:highlight w:val="white"/>
                <w:lang w:eastAsia="ru-RU"/>
              </w:rPr>
              <w:t>,</w:t>
            </w:r>
            <w:r w:rsidRPr="001A36A3"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  <w:t xml:space="preserve"> </w:t>
            </w:r>
            <w:r w:rsidR="001A36A3"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  <w:t>Таблица</w:t>
            </w:r>
            <w:r w:rsidR="001A36A3" w:rsidRPr="001A36A3"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  <w:t>_</w:t>
            </w:r>
            <w:r w:rsidR="001A36A3"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  <w:t>показателей</w:t>
            </w:r>
            <w:r w:rsidR="001A36A3" w:rsidRPr="001A36A3">
              <w:rPr>
                <w:rFonts w:ascii="Consolas" w:hAnsi="Consolas" w:cs="Consolas"/>
                <w:color w:val="808080"/>
                <w:sz w:val="20"/>
                <w:highlight w:val="white"/>
                <w:lang w:eastAsia="ru-RU"/>
              </w:rPr>
              <w:t>.</w:t>
            </w:r>
            <w:r w:rsidR="001A36A3"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  <w:t>Значение</w:t>
            </w:r>
            <w:r w:rsidR="00595A25"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  <w:t>, Таблица_показателей</w:t>
            </w:r>
            <w:r w:rsidR="001421EB"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  <w:t>.</w:t>
            </w:r>
            <w:r w:rsidR="00595A25" w:rsidRPr="00595A25"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  <w:t>[</w:t>
            </w:r>
            <w:r w:rsidR="00595A25"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  <w:t>Дата получения</w:t>
            </w:r>
            <w:r w:rsidR="00595A25" w:rsidRPr="00595A25"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  <w:t>]</w:t>
            </w:r>
            <w:r w:rsidRPr="001A36A3"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  <w:t xml:space="preserve"> </w:t>
            </w:r>
          </w:p>
          <w:p w14:paraId="29E5BEF2" w14:textId="512F57F8" w:rsidR="00F06149" w:rsidRPr="00FC01E8" w:rsidRDefault="00F06149" w:rsidP="00FC01E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nsolas" w:hAnsi="Consolas" w:cs="Consolas"/>
                <w:color w:val="000000"/>
                <w:sz w:val="20"/>
                <w:highlight w:val="white"/>
                <w:lang w:val="en-US" w:eastAsia="ru-RU"/>
              </w:rPr>
            </w:pPr>
            <w:r w:rsidRPr="00F17FA6">
              <w:rPr>
                <w:rFonts w:ascii="Consolas" w:hAnsi="Consolas" w:cs="Consolas"/>
                <w:color w:val="0000FF"/>
                <w:sz w:val="20"/>
                <w:highlight w:val="white"/>
                <w:lang w:val="en-US" w:eastAsia="ru-RU"/>
              </w:rPr>
              <w:t>FROM</w:t>
            </w:r>
            <w:r w:rsidRPr="00F17FA6">
              <w:rPr>
                <w:rFonts w:ascii="Consolas" w:hAnsi="Consolas" w:cs="Consolas"/>
                <w:color w:val="000000"/>
                <w:sz w:val="20"/>
                <w:highlight w:val="white"/>
                <w:lang w:val="en-US" w:eastAsia="ru-RU"/>
              </w:rPr>
              <w:t xml:space="preserve"> </w:t>
            </w:r>
            <w:r w:rsidR="008131F6"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  <w:t>Таблица</w:t>
            </w:r>
            <w:r w:rsidR="008131F6" w:rsidRPr="00713CEF">
              <w:rPr>
                <w:rFonts w:ascii="Consolas" w:hAnsi="Consolas" w:cs="Consolas"/>
                <w:color w:val="000000"/>
                <w:sz w:val="20"/>
                <w:highlight w:val="white"/>
                <w:lang w:val="en-US" w:eastAsia="ru-RU"/>
              </w:rPr>
              <w:t>_</w:t>
            </w:r>
            <w:r w:rsidR="008131F6">
              <w:rPr>
                <w:rFonts w:ascii="Consolas" w:hAnsi="Consolas" w:cs="Consolas"/>
                <w:color w:val="000000"/>
                <w:sz w:val="20"/>
                <w:highlight w:val="white"/>
                <w:lang w:eastAsia="ru-RU"/>
              </w:rPr>
              <w:t>показателей</w:t>
            </w:r>
          </w:p>
        </w:tc>
      </w:tr>
      <w:tr w:rsidR="00F06149" w:rsidRPr="00C0501C" w14:paraId="79C9D0D7" w14:textId="77777777" w:rsidTr="00086263">
        <w:trPr>
          <w:cantSplit/>
          <w:trHeight w:val="2700"/>
        </w:trPr>
        <w:tc>
          <w:tcPr>
            <w:tcW w:w="608" w:type="dxa"/>
          </w:tcPr>
          <w:p w14:paraId="0A95B930" w14:textId="77777777" w:rsidR="00F06149" w:rsidRPr="00E05D13" w:rsidRDefault="00F06149" w:rsidP="00F06149">
            <w:pPr>
              <w:pStyle w:val="af8"/>
              <w:numPr>
                <w:ilvl w:val="0"/>
                <w:numId w:val="27"/>
              </w:num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186" w:type="dxa"/>
          </w:tcPr>
          <w:p w14:paraId="2CEE0C21" w14:textId="1E4C63D1" w:rsidR="00F06149" w:rsidRPr="00C0501C" w:rsidRDefault="00807921" w:rsidP="00BE7CF0">
            <w:pPr>
              <w:ind w:firstLine="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>Сравнение результатов с референсными значениями</w:t>
            </w:r>
          </w:p>
        </w:tc>
        <w:tc>
          <w:tcPr>
            <w:tcW w:w="6057" w:type="dxa"/>
          </w:tcPr>
          <w:p w14:paraId="2D938346" w14:textId="77777777" w:rsidR="00C0501C" w:rsidRDefault="00C0501C" w:rsidP="00C0501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nsolas" w:eastAsia="SimSun" w:hAnsi="Consolas" w:cs="Consolas"/>
                <w:sz w:val="19"/>
                <w:szCs w:val="19"/>
                <w:lang w:eastAsia="ru-RU"/>
              </w:rPr>
            </w:pP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SELECT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Таблица_показателей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Показатель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,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Таблица_показателей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Значение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,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Таблица_показателей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[Дата получения]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</w:p>
          <w:p w14:paraId="0F1FE342" w14:textId="77777777" w:rsidR="00C0501C" w:rsidRDefault="00C0501C" w:rsidP="00C0501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nsolas" w:eastAsia="SimSun" w:hAnsi="Consolas" w:cs="Consolas"/>
                <w:sz w:val="19"/>
                <w:szCs w:val="19"/>
                <w:lang w:eastAsia="ru-RU"/>
              </w:rPr>
            </w:pP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FROM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Таблица_показателей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,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Таблица_референсных_значений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</w:p>
          <w:p w14:paraId="555E11C0" w14:textId="77777777" w:rsidR="00C0501C" w:rsidRDefault="00C0501C" w:rsidP="00C0501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nsolas" w:eastAsia="SimSun" w:hAnsi="Consolas" w:cs="Consolas"/>
                <w:sz w:val="19"/>
                <w:szCs w:val="19"/>
                <w:lang w:eastAsia="ru-RU"/>
              </w:rPr>
            </w:pP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Where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Таблица_показателей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Значение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&lt;</w:t>
            </w: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(</w:t>
            </w: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select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FF00FF"/>
                <w:sz w:val="19"/>
                <w:szCs w:val="19"/>
                <w:lang w:eastAsia="ru-RU"/>
              </w:rPr>
              <w:t>max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(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Таблица_референсных_значений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Референсные_значения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)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from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Таблица_референсных_значений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 </w:t>
            </w: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where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Таблица_референсных_значений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Показатель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=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Таблица_показателей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Показатель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)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AND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Таблица_показателей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Значение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&gt;</w:t>
            </w: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(</w:t>
            </w: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select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FF00FF"/>
                <w:sz w:val="19"/>
                <w:szCs w:val="19"/>
                <w:lang w:eastAsia="ru-RU"/>
              </w:rPr>
              <w:t>min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(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Таблица_референсных_значений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Референсные_значения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)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from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Таблица_референсных_значений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 </w:t>
            </w: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where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Таблица_референсных_значений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Показатель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=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Таблица_показателей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Показатель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)</w:t>
            </w:r>
          </w:p>
          <w:p w14:paraId="14DBC420" w14:textId="77777777" w:rsidR="00C0501C" w:rsidRDefault="00C0501C" w:rsidP="00C0501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nsolas" w:eastAsia="SimSun" w:hAnsi="Consolas" w:cs="Consolas"/>
                <w:sz w:val="19"/>
                <w:szCs w:val="19"/>
                <w:lang w:eastAsia="ru-RU"/>
              </w:rPr>
            </w:pPr>
          </w:p>
          <w:p w14:paraId="4DFFBD24" w14:textId="77777777" w:rsidR="00C0501C" w:rsidRDefault="00C0501C" w:rsidP="00C0501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nsolas" w:eastAsia="SimSun" w:hAnsi="Consolas" w:cs="Consolas"/>
                <w:sz w:val="19"/>
                <w:szCs w:val="19"/>
                <w:lang w:eastAsia="ru-RU"/>
              </w:rPr>
            </w:pPr>
          </w:p>
          <w:p w14:paraId="3016E7DD" w14:textId="2A7A36C2" w:rsidR="00F06149" w:rsidRPr="00C0501C" w:rsidRDefault="00F06149" w:rsidP="00BE7CF0">
            <w:pPr>
              <w:ind w:firstLine="0"/>
              <w:jc w:val="left"/>
              <w:rPr>
                <w:sz w:val="20"/>
              </w:rPr>
            </w:pPr>
          </w:p>
        </w:tc>
      </w:tr>
      <w:tr w:rsidR="00F06149" w:rsidRPr="00EA02D8" w14:paraId="32BE7313" w14:textId="77777777" w:rsidTr="00086263">
        <w:trPr>
          <w:cantSplit/>
          <w:trHeight w:val="2019"/>
        </w:trPr>
        <w:tc>
          <w:tcPr>
            <w:tcW w:w="608" w:type="dxa"/>
          </w:tcPr>
          <w:p w14:paraId="4E5DB3DA" w14:textId="77777777" w:rsidR="00F06149" w:rsidRPr="00C0501C" w:rsidRDefault="00F06149" w:rsidP="00F06149">
            <w:pPr>
              <w:pStyle w:val="af8"/>
              <w:numPr>
                <w:ilvl w:val="0"/>
                <w:numId w:val="27"/>
              </w:num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186" w:type="dxa"/>
          </w:tcPr>
          <w:p w14:paraId="7BC993D3" w14:textId="3569B035" w:rsidR="00F06149" w:rsidRPr="00F17FA6" w:rsidRDefault="006D3B26" w:rsidP="00BE7CF0">
            <w:pPr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Вывод графика </w:t>
            </w:r>
            <w:r w:rsidR="00C617A8">
              <w:rPr>
                <w:sz w:val="20"/>
              </w:rPr>
              <w:t xml:space="preserve">необходимых </w:t>
            </w:r>
            <w:r>
              <w:rPr>
                <w:sz w:val="20"/>
              </w:rPr>
              <w:t>обследований</w:t>
            </w:r>
          </w:p>
        </w:tc>
        <w:tc>
          <w:tcPr>
            <w:tcW w:w="6057" w:type="dxa"/>
          </w:tcPr>
          <w:p w14:paraId="50D735F7" w14:textId="77777777" w:rsidR="00EA02D8" w:rsidRDefault="00EA02D8" w:rsidP="00EA02D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nsolas" w:eastAsia="SimSun" w:hAnsi="Consolas" w:cs="Consolas"/>
                <w:sz w:val="19"/>
                <w:szCs w:val="19"/>
                <w:lang w:eastAsia="ru-RU"/>
              </w:rPr>
            </w:pP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SELECT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График_обследований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[Название обследования]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,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График_обследований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[Частота прохождения]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,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График_обследований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[Дата последнего обследования]</w:t>
            </w:r>
          </w:p>
          <w:p w14:paraId="6B3E187F" w14:textId="77777777" w:rsidR="00EA02D8" w:rsidRDefault="00EA02D8" w:rsidP="00EA02D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nsolas" w:eastAsia="SimSun" w:hAnsi="Consolas" w:cs="Consolas"/>
                <w:sz w:val="19"/>
                <w:szCs w:val="19"/>
                <w:lang w:eastAsia="ru-RU"/>
              </w:rPr>
            </w:pP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FROM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График_обследований</w:t>
            </w:r>
          </w:p>
          <w:p w14:paraId="483EC330" w14:textId="77777777" w:rsidR="00EA02D8" w:rsidRDefault="00EA02D8" w:rsidP="00EA02D8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</w:pP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Where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FF00FF"/>
                <w:sz w:val="19"/>
                <w:szCs w:val="19"/>
                <w:lang w:eastAsia="ru-RU"/>
              </w:rPr>
              <w:t>CAST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(</w:t>
            </w:r>
            <w:r>
              <w:rPr>
                <w:rFonts w:ascii="Consolas" w:eastAsia="SimSun" w:hAnsi="Consolas" w:cs="Consolas"/>
                <w:color w:val="FF00FF"/>
                <w:sz w:val="19"/>
                <w:szCs w:val="19"/>
                <w:lang w:eastAsia="ru-RU"/>
              </w:rPr>
              <w:t>GETDATE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()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AS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DATE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)&gt;</w:t>
            </w:r>
            <w:r>
              <w:rPr>
                <w:rFonts w:ascii="Consolas" w:eastAsia="SimSun" w:hAnsi="Consolas" w:cs="Consolas"/>
                <w:color w:val="FF00FF"/>
                <w:sz w:val="19"/>
                <w:szCs w:val="19"/>
                <w:lang w:eastAsia="ru-RU"/>
              </w:rPr>
              <w:t>DATEADD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(</w:t>
            </w:r>
            <w:r>
              <w:rPr>
                <w:rFonts w:ascii="Consolas" w:eastAsia="SimSun" w:hAnsi="Consolas" w:cs="Consolas"/>
                <w:color w:val="FF00FF"/>
                <w:sz w:val="19"/>
                <w:szCs w:val="19"/>
                <w:lang w:eastAsia="ru-RU"/>
              </w:rPr>
              <w:t>month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,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График_обследований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[Частота прохождения]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,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FF00FF"/>
                <w:sz w:val="19"/>
                <w:szCs w:val="19"/>
                <w:lang w:eastAsia="ru-RU"/>
              </w:rPr>
              <w:t>CAST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(</w:t>
            </w:r>
            <w:r>
              <w:rPr>
                <w:rFonts w:ascii="Consolas" w:eastAsia="SimSun" w:hAnsi="Consolas" w:cs="Consolas"/>
                <w:color w:val="FF00FF"/>
                <w:sz w:val="19"/>
                <w:szCs w:val="19"/>
                <w:lang w:eastAsia="ru-RU"/>
              </w:rPr>
              <w:t>GETDATE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()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AS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DATE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))</w:t>
            </w:r>
          </w:p>
          <w:p w14:paraId="64F554AE" w14:textId="38E4F7D4" w:rsidR="00F06149" w:rsidRPr="00C166E9" w:rsidRDefault="00F06149" w:rsidP="00BE7CF0">
            <w:pPr>
              <w:ind w:firstLine="0"/>
              <w:jc w:val="left"/>
              <w:rPr>
                <w:sz w:val="20"/>
              </w:rPr>
            </w:pPr>
          </w:p>
        </w:tc>
      </w:tr>
      <w:tr w:rsidR="008E24C6" w:rsidRPr="00945C74" w14:paraId="650E555A" w14:textId="77777777" w:rsidTr="00086263">
        <w:trPr>
          <w:cantSplit/>
          <w:trHeight w:val="2019"/>
        </w:trPr>
        <w:tc>
          <w:tcPr>
            <w:tcW w:w="608" w:type="dxa"/>
          </w:tcPr>
          <w:p w14:paraId="3A9B3B97" w14:textId="77777777" w:rsidR="008E24C6" w:rsidRPr="00EA02D8" w:rsidRDefault="008E24C6" w:rsidP="00F06149">
            <w:pPr>
              <w:pStyle w:val="af8"/>
              <w:numPr>
                <w:ilvl w:val="0"/>
                <w:numId w:val="27"/>
              </w:num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186" w:type="dxa"/>
          </w:tcPr>
          <w:p w14:paraId="7049F0BC" w14:textId="4165B5AA" w:rsidR="008E24C6" w:rsidRDefault="008E24C6" w:rsidP="00BE7CF0">
            <w:pPr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Вывод информации о </w:t>
            </w:r>
            <w:r w:rsidR="00945C74">
              <w:rPr>
                <w:sz w:val="20"/>
              </w:rPr>
              <w:t>всех показателях за</w:t>
            </w:r>
            <w:r w:rsidR="00CB746A">
              <w:rPr>
                <w:sz w:val="20"/>
              </w:rPr>
              <w:t xml:space="preserve"> последний</w:t>
            </w:r>
            <w:r w:rsidR="00945C74">
              <w:rPr>
                <w:sz w:val="20"/>
              </w:rPr>
              <w:t xml:space="preserve"> день</w:t>
            </w:r>
          </w:p>
        </w:tc>
        <w:tc>
          <w:tcPr>
            <w:tcW w:w="6057" w:type="dxa"/>
          </w:tcPr>
          <w:p w14:paraId="7E64589E" w14:textId="77777777" w:rsidR="00896603" w:rsidRDefault="00896603" w:rsidP="0089660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nsolas" w:eastAsia="SimSun" w:hAnsi="Consolas" w:cs="Consolas"/>
                <w:sz w:val="19"/>
                <w:szCs w:val="19"/>
                <w:lang w:eastAsia="ru-RU"/>
              </w:rPr>
            </w:pP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SELECT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Таблица_показателей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Показатель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,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Таблица_показателей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Значение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,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Таблица_показателей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[Дата получения]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</w:p>
          <w:p w14:paraId="6AA8A5D3" w14:textId="77777777" w:rsidR="00896603" w:rsidRDefault="00896603" w:rsidP="0089660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nsolas" w:eastAsia="SimSun" w:hAnsi="Consolas" w:cs="Consolas"/>
                <w:sz w:val="19"/>
                <w:szCs w:val="19"/>
                <w:lang w:eastAsia="ru-RU"/>
              </w:rPr>
            </w:pP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FROM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Таблица_показателей</w:t>
            </w:r>
          </w:p>
          <w:p w14:paraId="62EE7661" w14:textId="77777777" w:rsidR="00896603" w:rsidRDefault="00896603" w:rsidP="00896603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</w:pP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Where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Таблица_показателей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.</w:t>
            </w:r>
            <w:r>
              <w:rPr>
                <w:rFonts w:ascii="Consolas" w:eastAsia="SimSun" w:hAnsi="Consolas" w:cs="Consolas"/>
                <w:color w:val="008080"/>
                <w:sz w:val="19"/>
                <w:szCs w:val="19"/>
                <w:lang w:eastAsia="ru-RU"/>
              </w:rPr>
              <w:t>[Дата получения]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=</w:t>
            </w:r>
            <w:r>
              <w:rPr>
                <w:rFonts w:ascii="Consolas" w:eastAsia="SimSun" w:hAnsi="Consolas" w:cs="Consolas"/>
                <w:color w:val="FF00FF"/>
                <w:sz w:val="19"/>
                <w:szCs w:val="19"/>
                <w:lang w:eastAsia="ru-RU"/>
              </w:rPr>
              <w:t>CAST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(</w:t>
            </w:r>
            <w:r>
              <w:rPr>
                <w:rFonts w:ascii="Consolas" w:eastAsia="SimSun" w:hAnsi="Consolas" w:cs="Consolas"/>
                <w:color w:val="FF00FF"/>
                <w:sz w:val="19"/>
                <w:szCs w:val="19"/>
                <w:lang w:eastAsia="ru-RU"/>
              </w:rPr>
              <w:t>GETDATE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()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AS</w:t>
            </w:r>
            <w:r>
              <w:rPr>
                <w:rFonts w:ascii="Consolas" w:eastAsia="SimSun" w:hAnsi="Consolas" w:cs="Consolas"/>
                <w:sz w:val="19"/>
                <w:szCs w:val="19"/>
                <w:lang w:eastAsia="ru-RU"/>
              </w:rPr>
              <w:t xml:space="preserve"> </w:t>
            </w:r>
            <w:r>
              <w:rPr>
                <w:rFonts w:ascii="Consolas" w:eastAsia="SimSun" w:hAnsi="Consolas" w:cs="Consolas"/>
                <w:color w:val="0000FF"/>
                <w:sz w:val="19"/>
                <w:szCs w:val="19"/>
                <w:lang w:eastAsia="ru-RU"/>
              </w:rPr>
              <w:t>DATE</w:t>
            </w:r>
            <w:r>
              <w:rPr>
                <w:rFonts w:ascii="Consolas" w:eastAsia="SimSun" w:hAnsi="Consolas" w:cs="Consolas"/>
                <w:color w:val="808080"/>
                <w:sz w:val="19"/>
                <w:szCs w:val="19"/>
                <w:lang w:eastAsia="ru-RU"/>
              </w:rPr>
              <w:t>)</w:t>
            </w:r>
          </w:p>
          <w:p w14:paraId="5FA5572D" w14:textId="77777777" w:rsidR="008E24C6" w:rsidRPr="00945C74" w:rsidRDefault="008E24C6" w:rsidP="00BE7CF0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onsolas" w:hAnsi="Consolas" w:cs="Consolas"/>
                <w:color w:val="0000FF"/>
                <w:sz w:val="20"/>
                <w:highlight w:val="white"/>
                <w:lang w:eastAsia="ru-RU"/>
              </w:rPr>
            </w:pPr>
          </w:p>
        </w:tc>
      </w:tr>
    </w:tbl>
    <w:p w14:paraId="4F516DE7" w14:textId="77777777" w:rsidR="00F06149" w:rsidRPr="00945C74" w:rsidRDefault="00F06149" w:rsidP="00F06149">
      <w:bookmarkStart w:id="121" w:name="_Toc514654117"/>
    </w:p>
    <w:p w14:paraId="01F21422" w14:textId="77777777" w:rsidR="00F06149" w:rsidRPr="00945C74" w:rsidRDefault="00F06149" w:rsidP="00F06149"/>
    <w:p w14:paraId="3EFB0E54" w14:textId="77777777" w:rsidR="00F06149" w:rsidRPr="00945C74" w:rsidRDefault="00F06149" w:rsidP="00F06149"/>
    <w:p w14:paraId="40618C47" w14:textId="77777777" w:rsidR="00F06149" w:rsidRPr="00945C74" w:rsidRDefault="00F06149" w:rsidP="00F06149"/>
    <w:p w14:paraId="794F4F83" w14:textId="77777777" w:rsidR="00F06149" w:rsidRDefault="00F06149" w:rsidP="00F06149">
      <w:pPr>
        <w:pStyle w:val="20"/>
        <w:numPr>
          <w:ilvl w:val="0"/>
          <w:numId w:val="0"/>
        </w:numPr>
        <w:spacing w:before="120" w:after="120" w:line="240" w:lineRule="auto"/>
        <w:jc w:val="center"/>
      </w:pPr>
      <w:bookmarkStart w:id="122" w:name="_Toc517117960"/>
      <w:r w:rsidRPr="007F54EA">
        <w:t>5.</w:t>
      </w:r>
      <w:r>
        <w:t xml:space="preserve">2. </w:t>
      </w:r>
      <w:r w:rsidRPr="007F54EA">
        <w:t>Результаты выполнения</w:t>
      </w:r>
      <w:bookmarkEnd w:id="121"/>
      <w:r w:rsidRPr="007F54EA">
        <w:t xml:space="preserve"> запросов</w:t>
      </w:r>
      <w:bookmarkEnd w:id="122"/>
    </w:p>
    <w:p w14:paraId="72AA5EFB" w14:textId="77777777" w:rsidR="00F06149" w:rsidRPr="002419E5" w:rsidRDefault="00F06149" w:rsidP="00F06149">
      <w:r>
        <w:t>Результаты выполнения запросов представлены на рисунках (</w:t>
      </w:r>
      <w:r>
        <w:fldChar w:fldCharType="begin"/>
      </w:r>
      <w:r>
        <w:instrText xml:space="preserve"> REF _Ref517044311 \h </w:instrText>
      </w:r>
      <w:r>
        <w:fldChar w:fldCharType="separate"/>
      </w:r>
      <w:r>
        <w:t xml:space="preserve">рисунок </w:t>
      </w:r>
      <w:r>
        <w:rPr>
          <w:noProof/>
        </w:rPr>
        <w:t>5</w:t>
      </w:r>
      <w:r>
        <w:t xml:space="preserve"> </w:t>
      </w:r>
      <w:r>
        <w:fldChar w:fldCharType="end"/>
      </w:r>
      <w:r>
        <w:t xml:space="preserve"> - </w:t>
      </w:r>
      <w:r>
        <w:fldChar w:fldCharType="begin"/>
      </w:r>
      <w:r>
        <w:instrText xml:space="preserve"> REF _Ref517044320 \h </w:instrText>
      </w:r>
      <w:r>
        <w:fldChar w:fldCharType="separate"/>
      </w:r>
      <w:r>
        <w:t xml:space="preserve">рисунок </w:t>
      </w:r>
      <w:r>
        <w:rPr>
          <w:noProof/>
        </w:rPr>
        <w:t>7</w:t>
      </w:r>
      <w:r>
        <w:fldChar w:fldCharType="end"/>
      </w:r>
      <w:r>
        <w:t>)</w:t>
      </w:r>
    </w:p>
    <w:p w14:paraId="0D0AAFE8" w14:textId="2C7A8374" w:rsidR="00F06149" w:rsidRDefault="00F06149" w:rsidP="00F06149">
      <w:pPr>
        <w:keepNext/>
        <w:spacing w:line="240" w:lineRule="auto"/>
        <w:ind w:hanging="142"/>
      </w:pPr>
    </w:p>
    <w:p w14:paraId="6E0B2055" w14:textId="77777777" w:rsidR="00F06149" w:rsidRPr="002419E5" w:rsidRDefault="00F06149" w:rsidP="00F06149">
      <w:pPr>
        <w:pStyle w:val="a5"/>
        <w:rPr>
          <w:b w:val="0"/>
        </w:rPr>
      </w:pPr>
      <w:bookmarkStart w:id="123" w:name="_Ref517044311"/>
      <w:r w:rsidRPr="002419E5">
        <w:rPr>
          <w:b w:val="0"/>
        </w:rPr>
        <w:t xml:space="preserve">Рисунок </w:t>
      </w:r>
      <w:r w:rsidRPr="002419E5">
        <w:rPr>
          <w:b w:val="0"/>
        </w:rPr>
        <w:fldChar w:fldCharType="begin"/>
      </w:r>
      <w:r w:rsidRPr="002419E5">
        <w:rPr>
          <w:b w:val="0"/>
        </w:rPr>
        <w:instrText xml:space="preserve"> SEQ Рисунок \* ARABIC </w:instrText>
      </w:r>
      <w:r w:rsidRPr="002419E5">
        <w:rPr>
          <w:b w:val="0"/>
        </w:rPr>
        <w:fldChar w:fldCharType="separate"/>
      </w:r>
      <w:r w:rsidRPr="002419E5">
        <w:rPr>
          <w:b w:val="0"/>
          <w:noProof/>
        </w:rPr>
        <w:t>5</w:t>
      </w:r>
      <w:r w:rsidRPr="002419E5">
        <w:rPr>
          <w:b w:val="0"/>
          <w:noProof/>
        </w:rPr>
        <w:fldChar w:fldCharType="end"/>
      </w:r>
      <w:r w:rsidRPr="002419E5">
        <w:rPr>
          <w:b w:val="0"/>
        </w:rPr>
        <w:t xml:space="preserve"> - Результат выполнения запроса 1</w:t>
      </w:r>
      <w:bookmarkEnd w:id="123"/>
    </w:p>
    <w:p w14:paraId="3BE460E7" w14:textId="77777777" w:rsidR="00F06149" w:rsidRDefault="00F06149" w:rsidP="00F06149"/>
    <w:p w14:paraId="436659DB" w14:textId="7311D0A7" w:rsidR="00F06149" w:rsidRDefault="00F06149" w:rsidP="00F06149">
      <w:pPr>
        <w:keepNext/>
        <w:ind w:left="-851"/>
      </w:pPr>
    </w:p>
    <w:p w14:paraId="4891FB87" w14:textId="77777777" w:rsidR="00F06149" w:rsidRPr="002419E5" w:rsidRDefault="00F06149" w:rsidP="00F06149">
      <w:pPr>
        <w:pStyle w:val="a5"/>
        <w:rPr>
          <w:b w:val="0"/>
        </w:rPr>
      </w:pPr>
      <w:r w:rsidRPr="002419E5">
        <w:rPr>
          <w:b w:val="0"/>
        </w:rPr>
        <w:t xml:space="preserve">Рисунок </w:t>
      </w:r>
      <w:r w:rsidRPr="002419E5">
        <w:rPr>
          <w:b w:val="0"/>
        </w:rPr>
        <w:fldChar w:fldCharType="begin"/>
      </w:r>
      <w:r w:rsidRPr="002419E5">
        <w:rPr>
          <w:b w:val="0"/>
        </w:rPr>
        <w:instrText xml:space="preserve"> SEQ Рисунок \* ARABIC </w:instrText>
      </w:r>
      <w:r w:rsidRPr="002419E5">
        <w:rPr>
          <w:b w:val="0"/>
        </w:rPr>
        <w:fldChar w:fldCharType="separate"/>
      </w:r>
      <w:r w:rsidRPr="002419E5">
        <w:rPr>
          <w:b w:val="0"/>
          <w:noProof/>
        </w:rPr>
        <w:t>6</w:t>
      </w:r>
      <w:r w:rsidRPr="002419E5">
        <w:rPr>
          <w:b w:val="0"/>
          <w:noProof/>
        </w:rPr>
        <w:fldChar w:fldCharType="end"/>
      </w:r>
      <w:r w:rsidRPr="002419E5">
        <w:rPr>
          <w:b w:val="0"/>
        </w:rPr>
        <w:t xml:space="preserve"> - Результаты выполнения запроса 2 </w:t>
      </w:r>
    </w:p>
    <w:p w14:paraId="236B4323" w14:textId="77777777" w:rsidR="00F06149" w:rsidRPr="009D0224" w:rsidRDefault="00F06149" w:rsidP="00F06149"/>
    <w:p w14:paraId="64FB4811" w14:textId="4D54B069" w:rsidR="00F06149" w:rsidRDefault="00F06149" w:rsidP="00F06149">
      <w:pPr>
        <w:keepNext/>
        <w:ind w:hanging="284"/>
      </w:pPr>
    </w:p>
    <w:p w14:paraId="1708906A" w14:textId="0D7E9CDE" w:rsidR="00F06149" w:rsidRPr="002419E5" w:rsidRDefault="00F06149" w:rsidP="00F06149">
      <w:pPr>
        <w:pStyle w:val="a5"/>
        <w:rPr>
          <w:b w:val="0"/>
        </w:rPr>
      </w:pPr>
      <w:bookmarkStart w:id="124" w:name="_Ref517044320"/>
      <w:bookmarkStart w:id="125" w:name="_Ref517044314"/>
      <w:r w:rsidRPr="002419E5">
        <w:rPr>
          <w:b w:val="0"/>
        </w:rPr>
        <w:t xml:space="preserve">Рисунок </w:t>
      </w:r>
      <w:r w:rsidRPr="002419E5">
        <w:rPr>
          <w:b w:val="0"/>
        </w:rPr>
        <w:fldChar w:fldCharType="begin"/>
      </w:r>
      <w:r w:rsidRPr="002419E5">
        <w:rPr>
          <w:b w:val="0"/>
        </w:rPr>
        <w:instrText xml:space="preserve"> SEQ Рисунок \* ARABIC </w:instrText>
      </w:r>
      <w:r w:rsidRPr="002419E5">
        <w:rPr>
          <w:b w:val="0"/>
        </w:rPr>
        <w:fldChar w:fldCharType="separate"/>
      </w:r>
      <w:r w:rsidRPr="002419E5">
        <w:rPr>
          <w:b w:val="0"/>
          <w:noProof/>
        </w:rPr>
        <w:t>7</w:t>
      </w:r>
      <w:r w:rsidRPr="002419E5">
        <w:rPr>
          <w:b w:val="0"/>
          <w:noProof/>
        </w:rPr>
        <w:fldChar w:fldCharType="end"/>
      </w:r>
      <w:bookmarkEnd w:id="124"/>
      <w:r w:rsidRPr="002419E5">
        <w:rPr>
          <w:b w:val="0"/>
        </w:rPr>
        <w:t xml:space="preserve"> - Результаты выплнения запроса 3</w:t>
      </w:r>
      <w:bookmarkEnd w:id="125"/>
    </w:p>
    <w:p w14:paraId="3E98FCFD" w14:textId="77777777" w:rsidR="00F06149" w:rsidRPr="00E407B3" w:rsidRDefault="00F06149" w:rsidP="00F06149">
      <w:pPr>
        <w:pStyle w:val="1"/>
        <w:pageBreakBefore/>
        <w:numPr>
          <w:ilvl w:val="0"/>
          <w:numId w:val="0"/>
        </w:numPr>
        <w:ind w:left="567"/>
        <w:rPr>
          <w:szCs w:val="28"/>
        </w:rPr>
      </w:pPr>
      <w:bookmarkStart w:id="126" w:name="_Toc514654126"/>
      <w:bookmarkStart w:id="127" w:name="_Toc517117961"/>
      <w:r w:rsidRPr="00E407B3">
        <w:rPr>
          <w:szCs w:val="28"/>
        </w:rPr>
        <w:lastRenderedPageBreak/>
        <w:t>ЗАКЛЮЧЕНИЕ</w:t>
      </w:r>
      <w:bookmarkEnd w:id="126"/>
      <w:bookmarkEnd w:id="127"/>
    </w:p>
    <w:p w14:paraId="0E2E3E85" w14:textId="09C6A7B8" w:rsidR="00F06149" w:rsidRPr="006C1773" w:rsidRDefault="00F06149" w:rsidP="00F06149">
      <w:pPr>
        <w:rPr>
          <w:szCs w:val="28"/>
        </w:rPr>
      </w:pPr>
      <w:r w:rsidRPr="006C1773">
        <w:rPr>
          <w:szCs w:val="28"/>
        </w:rPr>
        <w:t>В процессе выполнения курсового проекта были решены следующие зада</w:t>
      </w:r>
      <w:r>
        <w:rPr>
          <w:szCs w:val="28"/>
        </w:rPr>
        <w:t>чи: произведено описание</w:t>
      </w:r>
      <w:r w:rsidRPr="006C1773">
        <w:rPr>
          <w:szCs w:val="28"/>
        </w:rPr>
        <w:t xml:space="preserve"> предметной области,</w:t>
      </w:r>
      <w:r>
        <w:rPr>
          <w:szCs w:val="28"/>
        </w:rPr>
        <w:t xml:space="preserve"> разработана инфологическая модель предметной области, определены проблемы и </w:t>
      </w:r>
      <w:r w:rsidRPr="006C1773">
        <w:rPr>
          <w:szCs w:val="28"/>
        </w:rPr>
        <w:t xml:space="preserve">разработана концепция </w:t>
      </w:r>
      <w:r>
        <w:rPr>
          <w:szCs w:val="28"/>
        </w:rPr>
        <w:t>БД</w:t>
      </w:r>
      <w:r w:rsidRPr="006C1773">
        <w:rPr>
          <w:szCs w:val="28"/>
        </w:rPr>
        <w:t xml:space="preserve">, </w:t>
      </w:r>
      <w:r>
        <w:rPr>
          <w:szCs w:val="28"/>
        </w:rPr>
        <w:t>разработана</w:t>
      </w:r>
      <w:r w:rsidRPr="006C1773">
        <w:rPr>
          <w:szCs w:val="28"/>
        </w:rPr>
        <w:t xml:space="preserve"> </w:t>
      </w:r>
      <w:r>
        <w:rPr>
          <w:szCs w:val="28"/>
        </w:rPr>
        <w:t>датал</w:t>
      </w:r>
      <w:r w:rsidRPr="006C1773">
        <w:rPr>
          <w:szCs w:val="28"/>
        </w:rPr>
        <w:t>огическая модел</w:t>
      </w:r>
      <w:r>
        <w:rPr>
          <w:szCs w:val="28"/>
        </w:rPr>
        <w:t>ь БД, а также запросы, поддерживающие функции приложения при работе с БД</w:t>
      </w:r>
      <w:r w:rsidRPr="006C1773">
        <w:rPr>
          <w:szCs w:val="28"/>
        </w:rPr>
        <w:t xml:space="preserve">. Для этапов </w:t>
      </w:r>
      <w:r>
        <w:rPr>
          <w:szCs w:val="28"/>
        </w:rPr>
        <w:t>разработки ИЛМ</w:t>
      </w:r>
      <w:r w:rsidRPr="006C1773">
        <w:rPr>
          <w:szCs w:val="28"/>
        </w:rPr>
        <w:t xml:space="preserve"> </w:t>
      </w:r>
      <w:r>
        <w:rPr>
          <w:szCs w:val="28"/>
        </w:rPr>
        <w:t xml:space="preserve">и ДЛМ </w:t>
      </w:r>
      <w:r w:rsidRPr="006C1773">
        <w:rPr>
          <w:szCs w:val="28"/>
        </w:rPr>
        <w:t xml:space="preserve">создан набор соответствующих диаграмм в среде разработки </w:t>
      </w:r>
      <w:r w:rsidRPr="003E5546">
        <w:rPr>
          <w:color w:val="000000" w:themeColor="text1"/>
          <w:szCs w:val="28"/>
        </w:rPr>
        <w:t>СУБД</w:t>
      </w:r>
      <w:r w:rsidRPr="00E605AF">
        <w:rPr>
          <w:color w:val="000000" w:themeColor="text1"/>
          <w:szCs w:val="28"/>
        </w:rPr>
        <w:t xml:space="preserve"> </w:t>
      </w:r>
      <w:r w:rsidRPr="003E5546">
        <w:rPr>
          <w:color w:val="000000" w:themeColor="text1"/>
          <w:szCs w:val="28"/>
          <w:lang w:val="en-US"/>
        </w:rPr>
        <w:t>Microsoft</w:t>
      </w:r>
      <w:r w:rsidRPr="003E5546">
        <w:rPr>
          <w:color w:val="000000" w:themeColor="text1"/>
          <w:szCs w:val="28"/>
        </w:rPr>
        <w:t xml:space="preserve"> </w:t>
      </w:r>
      <w:r w:rsidRPr="003E5546">
        <w:rPr>
          <w:color w:val="000000" w:themeColor="text1"/>
          <w:szCs w:val="28"/>
          <w:lang w:val="en-US"/>
        </w:rPr>
        <w:t>SQL</w:t>
      </w:r>
      <w:r w:rsidRPr="003E5546">
        <w:rPr>
          <w:color w:val="000000" w:themeColor="text1"/>
          <w:szCs w:val="28"/>
        </w:rPr>
        <w:t xml:space="preserve"> </w:t>
      </w:r>
      <w:r w:rsidRPr="003E5546">
        <w:rPr>
          <w:color w:val="000000" w:themeColor="text1"/>
          <w:szCs w:val="28"/>
          <w:lang w:val="en-US"/>
        </w:rPr>
        <w:t>Server</w:t>
      </w:r>
      <w:r w:rsidRPr="003E5546">
        <w:rPr>
          <w:color w:val="000000" w:themeColor="text1"/>
          <w:szCs w:val="28"/>
        </w:rPr>
        <w:t xml:space="preserve"> 20</w:t>
      </w:r>
      <w:r w:rsidR="00B120B7">
        <w:rPr>
          <w:color w:val="000000" w:themeColor="text1"/>
          <w:szCs w:val="28"/>
        </w:rPr>
        <w:t>12</w:t>
      </w:r>
      <w:r w:rsidRPr="006C1773">
        <w:rPr>
          <w:szCs w:val="28"/>
        </w:rPr>
        <w:t>.</w:t>
      </w:r>
    </w:p>
    <w:p w14:paraId="1F21282B" w14:textId="77777777" w:rsidR="00F06149" w:rsidRPr="006C1773" w:rsidRDefault="00F06149" w:rsidP="00F06149">
      <w:pPr>
        <w:rPr>
          <w:szCs w:val="28"/>
        </w:rPr>
      </w:pPr>
      <w:r w:rsidRPr="006C1773">
        <w:rPr>
          <w:szCs w:val="28"/>
        </w:rPr>
        <w:t>Все задачи, поставленные в техническом задании, решены.</w:t>
      </w:r>
    </w:p>
    <w:p w14:paraId="560EC7C5" w14:textId="506636FC" w:rsidR="00F06149" w:rsidRDefault="00F06149" w:rsidP="00F06149">
      <w:pPr>
        <w:rPr>
          <w:szCs w:val="28"/>
        </w:rPr>
      </w:pPr>
      <w:r>
        <w:rPr>
          <w:szCs w:val="28"/>
        </w:rPr>
        <w:t xml:space="preserve">В результате реализации ДЛМ и запросов </w:t>
      </w:r>
      <w:r w:rsidRPr="006C1773">
        <w:rPr>
          <w:szCs w:val="28"/>
        </w:rPr>
        <w:t xml:space="preserve">в среде </w:t>
      </w:r>
      <w:r w:rsidRPr="003E5546">
        <w:rPr>
          <w:color w:val="000000" w:themeColor="text1"/>
          <w:szCs w:val="28"/>
        </w:rPr>
        <w:t>СУБД</w:t>
      </w:r>
      <w:r w:rsidRPr="00E605AF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>MS</w:t>
      </w:r>
      <w:r w:rsidRPr="00414273">
        <w:rPr>
          <w:color w:val="000000" w:themeColor="text1"/>
          <w:szCs w:val="28"/>
        </w:rPr>
        <w:t xml:space="preserve"> </w:t>
      </w:r>
      <w:r w:rsidRPr="003E5546">
        <w:rPr>
          <w:color w:val="000000" w:themeColor="text1"/>
          <w:szCs w:val="28"/>
          <w:lang w:val="en-US"/>
        </w:rPr>
        <w:t>SQL</w:t>
      </w:r>
      <w:r w:rsidRPr="003E5546">
        <w:rPr>
          <w:color w:val="000000" w:themeColor="text1"/>
          <w:szCs w:val="28"/>
        </w:rPr>
        <w:t xml:space="preserve"> </w:t>
      </w:r>
      <w:r w:rsidRPr="003E5546">
        <w:rPr>
          <w:color w:val="000000" w:themeColor="text1"/>
          <w:szCs w:val="28"/>
          <w:lang w:val="en-US"/>
        </w:rPr>
        <w:t>Server</w:t>
      </w:r>
      <w:r w:rsidRPr="003E5546">
        <w:rPr>
          <w:color w:val="000000" w:themeColor="text1"/>
          <w:szCs w:val="28"/>
        </w:rPr>
        <w:t xml:space="preserve"> 20</w:t>
      </w:r>
      <w:r w:rsidR="00B120B7">
        <w:rPr>
          <w:color w:val="000000" w:themeColor="text1"/>
          <w:szCs w:val="28"/>
        </w:rPr>
        <w:t>12</w:t>
      </w:r>
      <w:r>
        <w:rPr>
          <w:szCs w:val="28"/>
        </w:rPr>
        <w:t xml:space="preserve"> получен макет БД, который предназначен для использования на ранних этапах в составе ИС, автоматизирующей </w:t>
      </w:r>
      <w:r w:rsidR="00A25506">
        <w:rPr>
          <w:szCs w:val="28"/>
        </w:rPr>
        <w:t>отслеживание состояния здоровья.</w:t>
      </w:r>
    </w:p>
    <w:p w14:paraId="1012BBB8" w14:textId="1160C0FB" w:rsidR="00F06149" w:rsidRPr="00D512F5" w:rsidRDefault="00F06149" w:rsidP="00F06149">
      <w:pPr>
        <w:rPr>
          <w:b/>
        </w:rPr>
      </w:pPr>
      <w:r w:rsidRPr="006C1773">
        <w:rPr>
          <w:szCs w:val="28"/>
        </w:rPr>
        <w:t xml:space="preserve">Таким образом, получены основные </w:t>
      </w:r>
      <w:r>
        <w:rPr>
          <w:szCs w:val="28"/>
        </w:rPr>
        <w:t xml:space="preserve">знания </w:t>
      </w:r>
      <w:r w:rsidRPr="006C1773">
        <w:rPr>
          <w:szCs w:val="28"/>
        </w:rPr>
        <w:t xml:space="preserve">и соответствующие навыки в </w:t>
      </w:r>
      <w:r>
        <w:rPr>
          <w:szCs w:val="28"/>
        </w:rPr>
        <w:t xml:space="preserve">разработке баз данных посредством </w:t>
      </w:r>
      <w:r w:rsidRPr="003E5546">
        <w:rPr>
          <w:color w:val="000000" w:themeColor="text1"/>
          <w:szCs w:val="28"/>
        </w:rPr>
        <w:t xml:space="preserve">СУБД </w:t>
      </w:r>
      <w:r w:rsidRPr="003E5546">
        <w:rPr>
          <w:color w:val="000000" w:themeColor="text1"/>
          <w:szCs w:val="28"/>
          <w:lang w:val="en-US"/>
        </w:rPr>
        <w:t>Microsoft</w:t>
      </w:r>
      <w:r w:rsidRPr="003E5546">
        <w:rPr>
          <w:color w:val="000000" w:themeColor="text1"/>
          <w:szCs w:val="28"/>
        </w:rPr>
        <w:t xml:space="preserve"> </w:t>
      </w:r>
      <w:r w:rsidRPr="003E5546">
        <w:rPr>
          <w:color w:val="000000" w:themeColor="text1"/>
          <w:szCs w:val="28"/>
          <w:lang w:val="en-US"/>
        </w:rPr>
        <w:t>SQL</w:t>
      </w:r>
      <w:r w:rsidRPr="003E5546">
        <w:rPr>
          <w:color w:val="000000" w:themeColor="text1"/>
          <w:szCs w:val="28"/>
        </w:rPr>
        <w:t xml:space="preserve"> </w:t>
      </w:r>
      <w:r w:rsidRPr="003E5546">
        <w:rPr>
          <w:color w:val="000000" w:themeColor="text1"/>
          <w:szCs w:val="28"/>
          <w:lang w:val="en-US"/>
        </w:rPr>
        <w:t>Server</w:t>
      </w:r>
      <w:r w:rsidRPr="003E5546">
        <w:rPr>
          <w:color w:val="000000" w:themeColor="text1"/>
          <w:szCs w:val="28"/>
        </w:rPr>
        <w:t xml:space="preserve"> 20</w:t>
      </w:r>
      <w:r w:rsidR="00B120B7">
        <w:rPr>
          <w:color w:val="000000" w:themeColor="text1"/>
          <w:szCs w:val="28"/>
        </w:rPr>
        <w:t>12</w:t>
      </w:r>
      <w:r w:rsidRPr="003E5546">
        <w:rPr>
          <w:szCs w:val="28"/>
        </w:rPr>
        <w:t>.</w:t>
      </w:r>
      <w:r w:rsidRPr="006C1773">
        <w:rPr>
          <w:szCs w:val="28"/>
        </w:rPr>
        <w:t xml:space="preserve"> </w:t>
      </w:r>
      <w:r>
        <w:rPr>
          <w:szCs w:val="28"/>
        </w:rPr>
        <w:t>Кроме того, п</w:t>
      </w:r>
      <w:r w:rsidRPr="006C1773">
        <w:rPr>
          <w:szCs w:val="28"/>
        </w:rPr>
        <w:t>олученные материалы</w:t>
      </w:r>
      <w:r>
        <w:rPr>
          <w:szCs w:val="28"/>
        </w:rPr>
        <w:t xml:space="preserve"> и макет БД</w:t>
      </w:r>
      <w:r w:rsidRPr="006C1773">
        <w:rPr>
          <w:szCs w:val="28"/>
        </w:rPr>
        <w:t xml:space="preserve"> могут быть использованы в дальнейшем при выполнении </w:t>
      </w:r>
      <w:r>
        <w:rPr>
          <w:szCs w:val="28"/>
        </w:rPr>
        <w:t>выпускной квалификационной работы</w:t>
      </w:r>
      <w:r w:rsidRPr="006C1773">
        <w:rPr>
          <w:szCs w:val="28"/>
        </w:rPr>
        <w:t xml:space="preserve">, а </w:t>
      </w:r>
      <w:r>
        <w:rPr>
          <w:szCs w:val="28"/>
        </w:rPr>
        <w:t>затем после необходимых и достаточных доработок</w:t>
      </w:r>
      <w:r w:rsidRPr="006C1773">
        <w:rPr>
          <w:szCs w:val="28"/>
        </w:rPr>
        <w:t xml:space="preserve"> внедрены</w:t>
      </w:r>
      <w:r>
        <w:rPr>
          <w:szCs w:val="28"/>
        </w:rPr>
        <w:t xml:space="preserve"> на практике</w:t>
      </w:r>
      <w:r w:rsidRPr="006C1773">
        <w:rPr>
          <w:szCs w:val="28"/>
        </w:rPr>
        <w:t>.</w:t>
      </w:r>
    </w:p>
    <w:p w14:paraId="39B82B94" w14:textId="77777777" w:rsidR="00F06149" w:rsidRDefault="00F06149" w:rsidP="00F06149">
      <w:pPr>
        <w:pStyle w:val="af4"/>
      </w:pPr>
      <w:r>
        <w:br w:type="page"/>
      </w:r>
      <w:bookmarkStart w:id="128" w:name="_Toc517117962"/>
      <w:r>
        <w:lastRenderedPageBreak/>
        <w:t>СПИСОК ИСПОЛЬЗОВАННЫХ ИСТОЧНИКОВ</w:t>
      </w:r>
      <w:bookmarkEnd w:id="128"/>
    </w:p>
    <w:p w14:paraId="696CAD45" w14:textId="77777777" w:rsidR="00F06149" w:rsidRDefault="00F06149" w:rsidP="00F06149">
      <w:pPr>
        <w:rPr>
          <w:szCs w:val="28"/>
        </w:rPr>
      </w:pPr>
    </w:p>
    <w:p w14:paraId="09402E79" w14:textId="77777777" w:rsidR="00F06149" w:rsidRPr="006921AB" w:rsidRDefault="00F06149" w:rsidP="00F06149">
      <w:pPr>
        <w:numPr>
          <w:ilvl w:val="0"/>
          <w:numId w:val="26"/>
        </w:numPr>
        <w:ind w:left="993" w:hanging="284"/>
      </w:pPr>
      <w:r>
        <w:t>Электронный фонд правовой и нормативно-технической документации/</w:t>
      </w:r>
      <w:r w:rsidRPr="002A23D1">
        <w:t>ГОСТ Р ИСО/МЭК 12207-2010 Информационная технология. Системная и программная инженерия. Процессы жизне</w:t>
      </w:r>
      <w:r>
        <w:t>нного цикла программных средств/</w:t>
      </w:r>
      <w:hyperlink r:id="rId14" w:history="1">
        <w:r w:rsidRPr="00D0367A">
          <w:rPr>
            <w:rStyle w:val="af1"/>
            <w:szCs w:val="28"/>
          </w:rPr>
          <w:t>http://docs.cntd.ru/document/gost-r-iso-mek-12207-2010/</w:t>
        </w:r>
      </w:hyperlink>
      <w:r>
        <w:rPr>
          <w:szCs w:val="28"/>
        </w:rPr>
        <w:t xml:space="preserve"> (дата обращения 19 мая 2018г)</w:t>
      </w:r>
      <w:r>
        <w:t>.</w:t>
      </w:r>
    </w:p>
    <w:p w14:paraId="7E439BD7" w14:textId="77777777" w:rsidR="00F06149" w:rsidRPr="00170128" w:rsidRDefault="00F06149" w:rsidP="00F06149">
      <w:pPr>
        <w:pStyle w:val="af7"/>
        <w:numPr>
          <w:ilvl w:val="0"/>
          <w:numId w:val="26"/>
        </w:numPr>
        <w:spacing w:before="240" w:after="240"/>
        <w:ind w:left="993" w:hanging="426"/>
        <w:rPr>
          <w:szCs w:val="28"/>
        </w:rPr>
      </w:pPr>
      <w:r w:rsidRPr="00170128">
        <w:rPr>
          <w:szCs w:val="28"/>
        </w:rPr>
        <w:t>Илюшечкин В.М. Основы использования и проектирования баз данных: учебник академического бакалавривта  М.:Изд</w:t>
      </w:r>
      <w:r>
        <w:rPr>
          <w:szCs w:val="28"/>
        </w:rPr>
        <w:t>ательство Юрайт; ИД Юрай, 2014.</w:t>
      </w:r>
      <w:r w:rsidRPr="00170128">
        <w:rPr>
          <w:szCs w:val="28"/>
        </w:rPr>
        <w:t xml:space="preserve"> </w:t>
      </w:r>
    </w:p>
    <w:p w14:paraId="02BE76AE" w14:textId="77777777" w:rsidR="00F06149" w:rsidRDefault="00F06149" w:rsidP="00F06149">
      <w:pPr>
        <w:numPr>
          <w:ilvl w:val="0"/>
          <w:numId w:val="26"/>
        </w:numPr>
        <w:ind w:left="993"/>
        <w:contextualSpacing/>
        <w:rPr>
          <w:i/>
          <w:szCs w:val="28"/>
          <w:lang w:eastAsia="ru-RU"/>
        </w:rPr>
      </w:pPr>
      <w:r>
        <w:rPr>
          <w:szCs w:val="28"/>
          <w:lang w:eastAsia="ru-RU"/>
        </w:rPr>
        <w:t>Смирнов Н</w:t>
      </w:r>
      <w:r>
        <w:rPr>
          <w:i/>
          <w:szCs w:val="28"/>
          <w:lang w:eastAsia="ru-RU"/>
        </w:rPr>
        <w:t xml:space="preserve">. </w:t>
      </w:r>
      <w:r>
        <w:rPr>
          <w:szCs w:val="28"/>
          <w:lang w:eastAsia="ru-RU"/>
        </w:rPr>
        <w:t>В.</w:t>
      </w:r>
      <w:r>
        <w:rPr>
          <w:i/>
          <w:szCs w:val="28"/>
          <w:lang w:eastAsia="ru-RU"/>
        </w:rPr>
        <w:t xml:space="preserve"> </w:t>
      </w:r>
      <w:r w:rsidRPr="00C7450E">
        <w:rPr>
          <w:szCs w:val="28"/>
          <w:lang w:eastAsia="ru-RU"/>
        </w:rPr>
        <w:t>Проектирование информационных систем</w:t>
      </w:r>
      <w:r w:rsidRPr="005F3011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[Текст]: Пособие по курсовому проектированию</w:t>
      </w:r>
      <w:r>
        <w:rPr>
          <w:i/>
          <w:szCs w:val="28"/>
          <w:lang w:eastAsia="ru-RU"/>
        </w:rPr>
        <w:t xml:space="preserve"> </w:t>
      </w:r>
      <w:r w:rsidRPr="007D09DA">
        <w:rPr>
          <w:szCs w:val="28"/>
        </w:rPr>
        <w:t>–</w:t>
      </w:r>
      <w:r>
        <w:rPr>
          <w:szCs w:val="28"/>
        </w:rPr>
        <w:t>СПб : БГТУ «Военмех» им. Д. Ф. Устинова, 2009</w:t>
      </w:r>
      <w:r>
        <w:rPr>
          <w:i/>
          <w:szCs w:val="28"/>
          <w:lang w:eastAsia="ru-RU"/>
        </w:rPr>
        <w:t>.</w:t>
      </w:r>
    </w:p>
    <w:p w14:paraId="5FDB9028" w14:textId="77777777" w:rsidR="00F06149" w:rsidRDefault="00F06149" w:rsidP="00F06149">
      <w:pPr>
        <w:pStyle w:val="af7"/>
        <w:numPr>
          <w:ilvl w:val="0"/>
          <w:numId w:val="26"/>
        </w:numPr>
        <w:spacing w:before="240" w:after="240"/>
        <w:ind w:left="992" w:hanging="425"/>
        <w:rPr>
          <w:szCs w:val="28"/>
        </w:rPr>
      </w:pPr>
      <w:r w:rsidRPr="00170128">
        <w:rPr>
          <w:szCs w:val="28"/>
        </w:rPr>
        <w:t>Советов Б.Я. и др. Базы данных:</w:t>
      </w:r>
      <w:r>
        <w:rPr>
          <w:szCs w:val="28"/>
        </w:rPr>
        <w:t xml:space="preserve"> </w:t>
      </w:r>
      <w:r w:rsidRPr="00170128">
        <w:rPr>
          <w:szCs w:val="28"/>
        </w:rPr>
        <w:t>теория и практика: учебник для бакалавров. – 2-е изд. – М.:</w:t>
      </w:r>
      <w:r>
        <w:rPr>
          <w:szCs w:val="28"/>
        </w:rPr>
        <w:t xml:space="preserve"> </w:t>
      </w:r>
      <w:r w:rsidRPr="00170128">
        <w:rPr>
          <w:szCs w:val="28"/>
        </w:rPr>
        <w:t xml:space="preserve">Издательство Юрайт; ИД Юрай, 2014. </w:t>
      </w:r>
    </w:p>
    <w:p w14:paraId="0536290D" w14:textId="77777777" w:rsidR="00F06149" w:rsidRPr="00A7521A" w:rsidRDefault="00F06149" w:rsidP="00F06149">
      <w:pPr>
        <w:pStyle w:val="af7"/>
        <w:spacing w:before="240" w:after="240"/>
        <w:ind w:left="992"/>
        <w:rPr>
          <w:sz w:val="6"/>
          <w:szCs w:val="6"/>
        </w:rPr>
      </w:pPr>
    </w:p>
    <w:p w14:paraId="09D18C07" w14:textId="77777777" w:rsidR="00F06149" w:rsidRPr="00170128" w:rsidRDefault="00F06149" w:rsidP="00F06149">
      <w:pPr>
        <w:pStyle w:val="af7"/>
        <w:numPr>
          <w:ilvl w:val="0"/>
          <w:numId w:val="26"/>
        </w:numPr>
        <w:spacing w:before="240" w:after="120"/>
        <w:ind w:left="992" w:hanging="425"/>
        <w:rPr>
          <w:szCs w:val="28"/>
        </w:rPr>
      </w:pPr>
      <w:r w:rsidRPr="00170128">
        <w:rPr>
          <w:szCs w:val="28"/>
        </w:rPr>
        <w:t>Нильсен</w:t>
      </w:r>
      <w:r w:rsidRPr="00170128">
        <w:rPr>
          <w:szCs w:val="28"/>
          <w:lang w:val="en-US"/>
        </w:rPr>
        <w:t xml:space="preserve"> </w:t>
      </w:r>
      <w:r w:rsidRPr="00170128">
        <w:rPr>
          <w:szCs w:val="28"/>
        </w:rPr>
        <w:t>П</w:t>
      </w:r>
      <w:r w:rsidRPr="00170128">
        <w:rPr>
          <w:szCs w:val="28"/>
          <w:lang w:val="en-US"/>
        </w:rPr>
        <w:t xml:space="preserve">. Microsoft SQL Server 2005. </w:t>
      </w:r>
      <w:r w:rsidRPr="00170128">
        <w:rPr>
          <w:szCs w:val="28"/>
        </w:rPr>
        <w:t xml:space="preserve">Библия пользователя.: Пер. с англ. . – М.: ООО «И.Д. Вильямс», 2008. </w:t>
      </w:r>
    </w:p>
    <w:p w14:paraId="46F593C7" w14:textId="77777777" w:rsidR="00F06149" w:rsidRPr="007D09DA" w:rsidRDefault="00F06149" w:rsidP="00F06149">
      <w:pPr>
        <w:ind w:firstLine="0"/>
        <w:contextualSpacing/>
        <w:rPr>
          <w:i/>
          <w:szCs w:val="28"/>
          <w:lang w:eastAsia="ru-RU"/>
        </w:rPr>
      </w:pPr>
    </w:p>
    <w:p w14:paraId="56330BB7" w14:textId="77777777" w:rsidR="00F06149" w:rsidRDefault="00F06149" w:rsidP="00F06149"/>
    <w:p w14:paraId="257DDB20" w14:textId="77777777" w:rsidR="006F64B3" w:rsidRDefault="006F64B3" w:rsidP="006F64B3">
      <w:pPr>
        <w:jc w:val="left"/>
      </w:pPr>
    </w:p>
    <w:p w14:paraId="684C18F7" w14:textId="77777777" w:rsidR="006F64B3" w:rsidRDefault="006F64B3" w:rsidP="006F64B3">
      <w:pPr>
        <w:jc w:val="left"/>
      </w:pPr>
    </w:p>
    <w:p w14:paraId="4A669A5D" w14:textId="77777777" w:rsidR="006F64B3" w:rsidRDefault="006F64B3" w:rsidP="006F64B3">
      <w:pPr>
        <w:jc w:val="left"/>
      </w:pPr>
    </w:p>
    <w:p w14:paraId="5D3CCB6F" w14:textId="77777777" w:rsidR="006F64B3" w:rsidRDefault="006F64B3" w:rsidP="006F64B3">
      <w:pPr>
        <w:jc w:val="left"/>
      </w:pPr>
    </w:p>
    <w:p w14:paraId="00553F83" w14:textId="77777777" w:rsidR="006F64B3" w:rsidRDefault="006F64B3" w:rsidP="006F64B3">
      <w:pPr>
        <w:jc w:val="left"/>
      </w:pPr>
    </w:p>
    <w:p w14:paraId="26E04B97" w14:textId="77777777" w:rsidR="00FE1B49" w:rsidRPr="004C5BD4" w:rsidRDefault="00FE1B49" w:rsidP="006F64B3"/>
    <w:sectPr w:rsidR="00FE1B49" w:rsidRPr="004C5BD4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2" w:author="Admin" w:date="2022-06-14T09:32:00Z" w:initials="A">
    <w:p w14:paraId="4E26DA29" w14:textId="7353582F" w:rsidR="009E5313" w:rsidRPr="009E5313" w:rsidRDefault="009E5313">
      <w:pPr>
        <w:pStyle w:val="a6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непонятно</w:t>
      </w:r>
    </w:p>
  </w:comment>
  <w:comment w:id="24" w:author="Admin" w:date="2022-06-14T09:35:00Z" w:initials="A">
    <w:p w14:paraId="1B22BF90" w14:textId="64347A1D" w:rsidR="009E5313" w:rsidRPr="009E5313" w:rsidRDefault="009E5313">
      <w:pPr>
        <w:pStyle w:val="a6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здесь нужно указать= места , где выполняют функции по обработке данных (измерение…)</w:t>
      </w:r>
    </w:p>
  </w:comment>
  <w:comment w:id="27" w:author="Admin" w:date="2022-06-14T09:41:00Z" w:initials="A">
    <w:p w14:paraId="016391AA" w14:textId="6C2F3235" w:rsidR="009800B3" w:rsidRPr="009800B3" w:rsidRDefault="009800B3">
      <w:pPr>
        <w:pStyle w:val="a6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Нет сущности = график обязательных медицинских обследований!!</w:t>
      </w:r>
    </w:p>
  </w:comment>
  <w:comment w:id="38" w:author="Admin" w:date="2022-06-14T09:56:00Z" w:initials="A">
    <w:p w14:paraId="5FD3AAF2" w14:textId="59B5F98A" w:rsidR="00124401" w:rsidRDefault="00124401">
      <w:pPr>
        <w:pStyle w:val="a6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А где справочник болезней</w:t>
      </w:r>
    </w:p>
    <w:p w14:paraId="1F88AF33" w14:textId="00450C74" w:rsidR="00124401" w:rsidRPr="00124401" w:rsidRDefault="00124401">
      <w:pPr>
        <w:pStyle w:val="a6"/>
        <w:rPr>
          <w:lang w:val="ru-RU"/>
        </w:rPr>
      </w:pPr>
      <w:r>
        <w:rPr>
          <w:lang w:val="ru-RU"/>
        </w:rPr>
        <w:t>Справочник учреждений скорее нужен для мед. учреждений!!</w:t>
      </w:r>
    </w:p>
  </w:comment>
  <w:comment w:id="39" w:author="Admin" w:date="2022-06-14T09:43:00Z" w:initials="A">
    <w:p w14:paraId="69A60C8B" w14:textId="78142C7E" w:rsidR="009800B3" w:rsidRPr="009800B3" w:rsidRDefault="009800B3">
      <w:pPr>
        <w:pStyle w:val="a6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Будет сущность график осмотров? Или?</w:t>
      </w:r>
    </w:p>
  </w:comment>
  <w:comment w:id="60" w:author="Admin" w:date="2022-06-02T10:09:00Z" w:initials="A">
    <w:p w14:paraId="7FDBD0BD" w14:textId="2EE3D706" w:rsidR="007B7B64" w:rsidRPr="00A31BD3" w:rsidRDefault="007B7B64">
      <w:pPr>
        <w:pStyle w:val="a6"/>
        <w:rPr>
          <w:lang w:val="ru-RU"/>
        </w:rPr>
      </w:pPr>
      <w:r>
        <w:rPr>
          <w:rStyle w:val="af0"/>
        </w:rPr>
        <w:annotationRef/>
      </w:r>
    </w:p>
  </w:comment>
  <w:comment w:id="68" w:author="Admin" w:date="2022-06-14T09:50:00Z" w:initials="A">
    <w:p w14:paraId="2C6CDE9F" w14:textId="77777777" w:rsidR="009800B3" w:rsidRDefault="009800B3">
      <w:pPr>
        <w:pStyle w:val="a6"/>
        <w:rPr>
          <w:lang w:val="ru-RU"/>
        </w:rPr>
      </w:pPr>
      <w:r>
        <w:rPr>
          <w:rStyle w:val="af0"/>
        </w:rPr>
        <w:annotationRef/>
      </w:r>
      <w:r>
        <w:rPr>
          <w:lang w:val="ru-RU"/>
        </w:rPr>
        <w:t>Графика сбора данных (прохождения медосмотра) будет?</w:t>
      </w:r>
    </w:p>
    <w:p w14:paraId="486BDBD2" w14:textId="77777777" w:rsidR="009800B3" w:rsidRDefault="009800B3">
      <w:pPr>
        <w:pStyle w:val="a6"/>
        <w:rPr>
          <w:lang w:val="ru-RU"/>
        </w:rPr>
      </w:pPr>
      <w:r>
        <w:rPr>
          <w:lang w:val="ru-RU"/>
        </w:rPr>
        <w:t>Где собственно трекер или что то вместо него?</w:t>
      </w:r>
    </w:p>
    <w:p w14:paraId="7359AE56" w14:textId="7FDD73D0" w:rsidR="009800B3" w:rsidRPr="009800B3" w:rsidRDefault="009800B3" w:rsidP="009800B3">
      <w:pPr>
        <w:pStyle w:val="a6"/>
        <w:ind w:firstLine="0"/>
        <w:rPr>
          <w:lang w:val="ru-RU"/>
        </w:rPr>
      </w:pPr>
      <w:r>
        <w:rPr>
          <w:lang w:val="ru-RU"/>
        </w:rPr>
        <w:t>Здесь и далее  пишут понятия и требования к проектируемой БД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E26DA29" w15:done="0"/>
  <w15:commentEx w15:paraId="1B22BF90" w15:done="0"/>
  <w15:commentEx w15:paraId="016391AA" w15:done="0"/>
  <w15:commentEx w15:paraId="1F88AF33" w15:done="0"/>
  <w15:commentEx w15:paraId="69A60C8B" w15:done="0"/>
  <w15:commentEx w15:paraId="7FDBD0BD" w15:done="0"/>
  <w15:commentEx w15:paraId="7359AE5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E26DA29" w16cid:durableId="2654C7A4"/>
  <w16cid:commentId w16cid:paraId="1B22BF90" w16cid:durableId="2654C7A5"/>
  <w16cid:commentId w16cid:paraId="016391AA" w16cid:durableId="2654C7A6"/>
  <w16cid:commentId w16cid:paraId="1F88AF33" w16cid:durableId="2654C7AA"/>
  <w16cid:commentId w16cid:paraId="69A60C8B" w16cid:durableId="2654C7AB"/>
  <w16cid:commentId w16cid:paraId="7FDBD0BD" w16cid:durableId="264E5ABF"/>
  <w16cid:commentId w16cid:paraId="7359AE56" w16cid:durableId="2654C7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B3EAA" w14:textId="77777777" w:rsidR="00976A41" w:rsidRDefault="00976A41">
      <w:pPr>
        <w:spacing w:line="240" w:lineRule="auto"/>
      </w:pPr>
      <w:r>
        <w:separator/>
      </w:r>
    </w:p>
  </w:endnote>
  <w:endnote w:type="continuationSeparator" w:id="0">
    <w:p w14:paraId="34A183C2" w14:textId="77777777" w:rsidR="00976A41" w:rsidRDefault="00976A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5319794"/>
    </w:sdtPr>
    <w:sdtEndPr/>
    <w:sdtContent>
      <w:p w14:paraId="6B5FB9EB" w14:textId="77777777" w:rsidR="007B7B64" w:rsidRDefault="007B7B64" w:rsidP="0044567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4401">
          <w:rPr>
            <w:noProof/>
          </w:rPr>
          <w:t>20</w:t>
        </w:r>
        <w:r>
          <w:fldChar w:fldCharType="end"/>
        </w:r>
      </w:p>
    </w:sdtContent>
  </w:sdt>
  <w:p w14:paraId="526C55A5" w14:textId="77777777" w:rsidR="007B7B64" w:rsidRDefault="007B7B6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1B615" w14:textId="77777777" w:rsidR="00976A41" w:rsidRDefault="00976A41">
      <w:pPr>
        <w:spacing w:line="240" w:lineRule="auto"/>
      </w:pPr>
      <w:r>
        <w:separator/>
      </w:r>
    </w:p>
  </w:footnote>
  <w:footnote w:type="continuationSeparator" w:id="0">
    <w:p w14:paraId="67CF1F43" w14:textId="77777777" w:rsidR="00976A41" w:rsidRDefault="00976A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76D1EE"/>
    <w:multiLevelType w:val="singleLevel"/>
    <w:tmpl w:val="9376D1E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FFFF89"/>
    <w:multiLevelType w:val="singleLevel"/>
    <w:tmpl w:val="59EAFAF6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734B64"/>
    <w:multiLevelType w:val="hybridMultilevel"/>
    <w:tmpl w:val="ECEA89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03164"/>
    <w:multiLevelType w:val="hybridMultilevel"/>
    <w:tmpl w:val="9CB07C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50640"/>
    <w:multiLevelType w:val="hybridMultilevel"/>
    <w:tmpl w:val="DD489C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C04269"/>
    <w:multiLevelType w:val="hybridMultilevel"/>
    <w:tmpl w:val="914EDC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DE0355"/>
    <w:multiLevelType w:val="hybridMultilevel"/>
    <w:tmpl w:val="2F32F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C12D4"/>
    <w:multiLevelType w:val="hybridMultilevel"/>
    <w:tmpl w:val="EC8C3C20"/>
    <w:lvl w:ilvl="0" w:tplc="CDDE5328">
      <w:start w:val="1"/>
      <w:numFmt w:val="decimal"/>
      <w:lvlText w:val="%1."/>
      <w:lvlJc w:val="left"/>
      <w:pPr>
        <w:ind w:left="5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1" w:hanging="360"/>
      </w:pPr>
    </w:lvl>
    <w:lvl w:ilvl="2" w:tplc="0419001B" w:tentative="1">
      <w:start w:val="1"/>
      <w:numFmt w:val="lowerRoman"/>
      <w:lvlText w:val="%3."/>
      <w:lvlJc w:val="right"/>
      <w:pPr>
        <w:ind w:left="2001" w:hanging="180"/>
      </w:pPr>
    </w:lvl>
    <w:lvl w:ilvl="3" w:tplc="0419000F" w:tentative="1">
      <w:start w:val="1"/>
      <w:numFmt w:val="decimal"/>
      <w:lvlText w:val="%4."/>
      <w:lvlJc w:val="left"/>
      <w:pPr>
        <w:ind w:left="2721" w:hanging="360"/>
      </w:pPr>
    </w:lvl>
    <w:lvl w:ilvl="4" w:tplc="04190019" w:tentative="1">
      <w:start w:val="1"/>
      <w:numFmt w:val="lowerLetter"/>
      <w:lvlText w:val="%5."/>
      <w:lvlJc w:val="left"/>
      <w:pPr>
        <w:ind w:left="3441" w:hanging="360"/>
      </w:pPr>
    </w:lvl>
    <w:lvl w:ilvl="5" w:tplc="0419001B" w:tentative="1">
      <w:start w:val="1"/>
      <w:numFmt w:val="lowerRoman"/>
      <w:lvlText w:val="%6."/>
      <w:lvlJc w:val="right"/>
      <w:pPr>
        <w:ind w:left="4161" w:hanging="180"/>
      </w:pPr>
    </w:lvl>
    <w:lvl w:ilvl="6" w:tplc="0419000F" w:tentative="1">
      <w:start w:val="1"/>
      <w:numFmt w:val="decimal"/>
      <w:lvlText w:val="%7."/>
      <w:lvlJc w:val="left"/>
      <w:pPr>
        <w:ind w:left="4881" w:hanging="360"/>
      </w:pPr>
    </w:lvl>
    <w:lvl w:ilvl="7" w:tplc="04190019" w:tentative="1">
      <w:start w:val="1"/>
      <w:numFmt w:val="lowerLetter"/>
      <w:lvlText w:val="%8."/>
      <w:lvlJc w:val="left"/>
      <w:pPr>
        <w:ind w:left="5601" w:hanging="360"/>
      </w:pPr>
    </w:lvl>
    <w:lvl w:ilvl="8" w:tplc="0419001B" w:tentative="1">
      <w:start w:val="1"/>
      <w:numFmt w:val="lowerRoman"/>
      <w:lvlText w:val="%9."/>
      <w:lvlJc w:val="right"/>
      <w:pPr>
        <w:ind w:left="6321" w:hanging="180"/>
      </w:pPr>
    </w:lvl>
  </w:abstractNum>
  <w:abstractNum w:abstractNumId="8" w15:restartNumberingAfterBreak="0">
    <w:nsid w:val="20B87AE6"/>
    <w:multiLevelType w:val="hybridMultilevel"/>
    <w:tmpl w:val="259E8B82"/>
    <w:lvl w:ilvl="0" w:tplc="6DF0EC2C">
      <w:start w:val="1"/>
      <w:numFmt w:val="decimal"/>
      <w:lvlText w:val="%1."/>
      <w:lvlJc w:val="left"/>
      <w:pPr>
        <w:ind w:left="1429" w:hanging="359"/>
      </w:pPr>
      <w:rPr>
        <w:rFonts w:cs="Times New Roman"/>
      </w:rPr>
    </w:lvl>
    <w:lvl w:ilvl="1" w:tplc="E51CE336">
      <w:start w:val="1"/>
      <w:numFmt w:val="lowerLetter"/>
      <w:lvlText w:val="%2."/>
      <w:lvlJc w:val="left"/>
      <w:pPr>
        <w:ind w:left="2149" w:hanging="359"/>
      </w:pPr>
      <w:rPr>
        <w:rFonts w:cs="Times New Roman"/>
      </w:rPr>
    </w:lvl>
    <w:lvl w:ilvl="2" w:tplc="4B34A146">
      <w:start w:val="1"/>
      <w:numFmt w:val="lowerRoman"/>
      <w:lvlText w:val="%3."/>
      <w:lvlJc w:val="right"/>
      <w:pPr>
        <w:ind w:left="2869" w:hanging="179"/>
      </w:pPr>
      <w:rPr>
        <w:rFonts w:cs="Times New Roman"/>
      </w:rPr>
    </w:lvl>
    <w:lvl w:ilvl="3" w:tplc="88163A9C">
      <w:start w:val="1"/>
      <w:numFmt w:val="decimal"/>
      <w:lvlText w:val="%4."/>
      <w:lvlJc w:val="left"/>
      <w:pPr>
        <w:ind w:left="3589" w:hanging="359"/>
      </w:pPr>
      <w:rPr>
        <w:rFonts w:cs="Times New Roman"/>
      </w:rPr>
    </w:lvl>
    <w:lvl w:ilvl="4" w:tplc="DE3E9DB4">
      <w:start w:val="1"/>
      <w:numFmt w:val="lowerLetter"/>
      <w:lvlText w:val="%5."/>
      <w:lvlJc w:val="left"/>
      <w:pPr>
        <w:ind w:left="4309" w:hanging="359"/>
      </w:pPr>
      <w:rPr>
        <w:rFonts w:cs="Times New Roman"/>
      </w:rPr>
    </w:lvl>
    <w:lvl w:ilvl="5" w:tplc="8CA89374">
      <w:start w:val="1"/>
      <w:numFmt w:val="lowerRoman"/>
      <w:lvlText w:val="%6."/>
      <w:lvlJc w:val="right"/>
      <w:pPr>
        <w:ind w:left="5029" w:hanging="179"/>
      </w:pPr>
      <w:rPr>
        <w:rFonts w:cs="Times New Roman"/>
      </w:rPr>
    </w:lvl>
    <w:lvl w:ilvl="6" w:tplc="5134CC16">
      <w:start w:val="1"/>
      <w:numFmt w:val="decimal"/>
      <w:lvlText w:val="%7."/>
      <w:lvlJc w:val="left"/>
      <w:pPr>
        <w:ind w:left="5749" w:hanging="359"/>
      </w:pPr>
      <w:rPr>
        <w:rFonts w:cs="Times New Roman"/>
      </w:rPr>
    </w:lvl>
    <w:lvl w:ilvl="7" w:tplc="04127422">
      <w:start w:val="1"/>
      <w:numFmt w:val="lowerLetter"/>
      <w:lvlText w:val="%8."/>
      <w:lvlJc w:val="left"/>
      <w:pPr>
        <w:ind w:left="6469" w:hanging="359"/>
      </w:pPr>
      <w:rPr>
        <w:rFonts w:cs="Times New Roman"/>
      </w:rPr>
    </w:lvl>
    <w:lvl w:ilvl="8" w:tplc="A5A8A23A">
      <w:start w:val="1"/>
      <w:numFmt w:val="lowerRoman"/>
      <w:lvlText w:val="%9."/>
      <w:lvlJc w:val="right"/>
      <w:pPr>
        <w:ind w:left="7189" w:hanging="179"/>
      </w:pPr>
      <w:rPr>
        <w:rFonts w:cs="Times New Roman"/>
      </w:rPr>
    </w:lvl>
  </w:abstractNum>
  <w:abstractNum w:abstractNumId="9" w15:restartNumberingAfterBreak="0">
    <w:nsid w:val="21707B1F"/>
    <w:multiLevelType w:val="multilevel"/>
    <w:tmpl w:val="1B88901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6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36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1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7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2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79" w:hanging="2160"/>
      </w:pPr>
      <w:rPr>
        <w:rFonts w:hint="default"/>
      </w:rPr>
    </w:lvl>
  </w:abstractNum>
  <w:abstractNum w:abstractNumId="10" w15:restartNumberingAfterBreak="0">
    <w:nsid w:val="2B115565"/>
    <w:multiLevelType w:val="multilevel"/>
    <w:tmpl w:val="2B115565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0"/>
      <w:lvlText w:val="%1.%2"/>
      <w:legacy w:legacy="1" w:legacySpace="144" w:legacyIndent="0"/>
      <w:lvlJc w:val="left"/>
      <w:rPr>
        <w:sz w:val="28"/>
      </w:rPr>
    </w:lvl>
    <w:lvl w:ilvl="2">
      <w:start w:val="1"/>
      <w:numFmt w:val="decimal"/>
      <w:pStyle w:val="3"/>
      <w:lvlText w:val="%1.%2.%3"/>
      <w:legacy w:legacy="1" w:legacySpace="144" w:legacyIndent="0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1" w15:restartNumberingAfterBreak="0">
    <w:nsid w:val="2F4B7C42"/>
    <w:multiLevelType w:val="hybridMultilevel"/>
    <w:tmpl w:val="87822C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7D1F75"/>
    <w:multiLevelType w:val="hybridMultilevel"/>
    <w:tmpl w:val="40288F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601300"/>
    <w:multiLevelType w:val="hybridMultilevel"/>
    <w:tmpl w:val="016AAB02"/>
    <w:lvl w:ilvl="0" w:tplc="3B92BB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49D538FD"/>
    <w:multiLevelType w:val="hybridMultilevel"/>
    <w:tmpl w:val="27426174"/>
    <w:lvl w:ilvl="0" w:tplc="0419000F">
      <w:start w:val="1"/>
      <w:numFmt w:val="decimal"/>
      <w:lvlText w:val="%1."/>
      <w:lvlJc w:val="left"/>
      <w:pPr>
        <w:ind w:left="1644" w:hanging="360"/>
      </w:p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15" w15:restartNumberingAfterBreak="0">
    <w:nsid w:val="4AE33C1B"/>
    <w:multiLevelType w:val="hybridMultilevel"/>
    <w:tmpl w:val="8AD8E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C3219D"/>
    <w:multiLevelType w:val="multilevel"/>
    <w:tmpl w:val="4FC3219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B87F5E"/>
    <w:multiLevelType w:val="singleLevel"/>
    <w:tmpl w:val="57B87F5E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677137D0"/>
    <w:multiLevelType w:val="multilevel"/>
    <w:tmpl w:val="1BAE695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B323C12"/>
    <w:multiLevelType w:val="hybridMultilevel"/>
    <w:tmpl w:val="974A55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2A85699"/>
    <w:multiLevelType w:val="hybridMultilevel"/>
    <w:tmpl w:val="32BA70F2"/>
    <w:lvl w:ilvl="0" w:tplc="81B8D760">
      <w:start w:val="1"/>
      <w:numFmt w:val="decimal"/>
      <w:lvlText w:val="%1."/>
      <w:lvlJc w:val="left"/>
      <w:pPr>
        <w:ind w:left="2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97" w:hanging="360"/>
      </w:pPr>
    </w:lvl>
    <w:lvl w:ilvl="2" w:tplc="0419001B" w:tentative="1">
      <w:start w:val="1"/>
      <w:numFmt w:val="lowerRoman"/>
      <w:lvlText w:val="%3."/>
      <w:lvlJc w:val="right"/>
      <w:pPr>
        <w:ind w:left="1717" w:hanging="180"/>
      </w:pPr>
    </w:lvl>
    <w:lvl w:ilvl="3" w:tplc="0419000F" w:tentative="1">
      <w:start w:val="1"/>
      <w:numFmt w:val="decimal"/>
      <w:lvlText w:val="%4."/>
      <w:lvlJc w:val="left"/>
      <w:pPr>
        <w:ind w:left="2437" w:hanging="360"/>
      </w:pPr>
    </w:lvl>
    <w:lvl w:ilvl="4" w:tplc="04190019" w:tentative="1">
      <w:start w:val="1"/>
      <w:numFmt w:val="lowerLetter"/>
      <w:lvlText w:val="%5."/>
      <w:lvlJc w:val="left"/>
      <w:pPr>
        <w:ind w:left="3157" w:hanging="360"/>
      </w:pPr>
    </w:lvl>
    <w:lvl w:ilvl="5" w:tplc="0419001B" w:tentative="1">
      <w:start w:val="1"/>
      <w:numFmt w:val="lowerRoman"/>
      <w:lvlText w:val="%6."/>
      <w:lvlJc w:val="right"/>
      <w:pPr>
        <w:ind w:left="3877" w:hanging="180"/>
      </w:pPr>
    </w:lvl>
    <w:lvl w:ilvl="6" w:tplc="0419000F" w:tentative="1">
      <w:start w:val="1"/>
      <w:numFmt w:val="decimal"/>
      <w:lvlText w:val="%7."/>
      <w:lvlJc w:val="left"/>
      <w:pPr>
        <w:ind w:left="4597" w:hanging="360"/>
      </w:pPr>
    </w:lvl>
    <w:lvl w:ilvl="7" w:tplc="04190019" w:tentative="1">
      <w:start w:val="1"/>
      <w:numFmt w:val="lowerLetter"/>
      <w:lvlText w:val="%8."/>
      <w:lvlJc w:val="left"/>
      <w:pPr>
        <w:ind w:left="5317" w:hanging="360"/>
      </w:pPr>
    </w:lvl>
    <w:lvl w:ilvl="8" w:tplc="0419001B" w:tentative="1">
      <w:start w:val="1"/>
      <w:numFmt w:val="lowerRoman"/>
      <w:lvlText w:val="%9."/>
      <w:lvlJc w:val="right"/>
      <w:pPr>
        <w:ind w:left="6037" w:hanging="180"/>
      </w:pPr>
    </w:lvl>
  </w:abstractNum>
  <w:abstractNum w:abstractNumId="21" w15:restartNumberingAfterBreak="0">
    <w:nsid w:val="754F32FA"/>
    <w:multiLevelType w:val="multilevel"/>
    <w:tmpl w:val="9BFE1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EFC5E23"/>
    <w:multiLevelType w:val="hybridMultilevel"/>
    <w:tmpl w:val="EF9E1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0"/>
  </w:num>
  <w:num w:numId="4">
    <w:abstractNumId w:val="16"/>
  </w:num>
  <w:num w:numId="5">
    <w:abstractNumId w:val="1"/>
  </w:num>
  <w:num w:numId="6">
    <w:abstractNumId w:val="21"/>
  </w:num>
  <w:num w:numId="7">
    <w:abstractNumId w:val="13"/>
  </w:num>
  <w:num w:numId="8">
    <w:abstractNumId w:val="18"/>
  </w:num>
  <w:num w:numId="9">
    <w:abstractNumId w:val="19"/>
  </w:num>
  <w:num w:numId="10">
    <w:abstractNumId w:val="14"/>
  </w:num>
  <w:num w:numId="11">
    <w:abstractNumId w:val="4"/>
  </w:num>
  <w:num w:numId="12">
    <w:abstractNumId w:val="5"/>
  </w:num>
  <w:num w:numId="13">
    <w:abstractNumId w:val="9"/>
  </w:num>
  <w:num w:numId="14">
    <w:abstractNumId w:val="12"/>
  </w:num>
  <w:num w:numId="15">
    <w:abstractNumId w:val="7"/>
  </w:num>
  <w:num w:numId="16">
    <w:abstractNumId w:val="3"/>
  </w:num>
  <w:num w:numId="17">
    <w:abstractNumId w:val="22"/>
  </w:num>
  <w:num w:numId="18">
    <w:abstractNumId w:val="6"/>
  </w:num>
  <w:num w:numId="19">
    <w:abstractNumId w:val="2"/>
  </w:num>
  <w:num w:numId="20">
    <w:abstractNumId w:val="20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8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222B"/>
    <w:rsid w:val="00002BCE"/>
    <w:rsid w:val="00017D04"/>
    <w:rsid w:val="00025FDA"/>
    <w:rsid w:val="00034FCD"/>
    <w:rsid w:val="00040830"/>
    <w:rsid w:val="00041E26"/>
    <w:rsid w:val="000447EE"/>
    <w:rsid w:val="00046860"/>
    <w:rsid w:val="00051C70"/>
    <w:rsid w:val="00053A9E"/>
    <w:rsid w:val="0005508C"/>
    <w:rsid w:val="000553BC"/>
    <w:rsid w:val="00055B58"/>
    <w:rsid w:val="00074B1B"/>
    <w:rsid w:val="00076848"/>
    <w:rsid w:val="000801DD"/>
    <w:rsid w:val="00086263"/>
    <w:rsid w:val="000A02D6"/>
    <w:rsid w:val="000B04E9"/>
    <w:rsid w:val="000B4B9C"/>
    <w:rsid w:val="000C6B00"/>
    <w:rsid w:val="000D4F97"/>
    <w:rsid w:val="000D5227"/>
    <w:rsid w:val="000E2033"/>
    <w:rsid w:val="000F2BE1"/>
    <w:rsid w:val="00101104"/>
    <w:rsid w:val="001116AC"/>
    <w:rsid w:val="00115088"/>
    <w:rsid w:val="00124401"/>
    <w:rsid w:val="00126580"/>
    <w:rsid w:val="00126F36"/>
    <w:rsid w:val="00140635"/>
    <w:rsid w:val="001421EB"/>
    <w:rsid w:val="0014239A"/>
    <w:rsid w:val="00145F16"/>
    <w:rsid w:val="0014770F"/>
    <w:rsid w:val="0015074C"/>
    <w:rsid w:val="001605BE"/>
    <w:rsid w:val="00176977"/>
    <w:rsid w:val="00181B0B"/>
    <w:rsid w:val="00184447"/>
    <w:rsid w:val="00186E02"/>
    <w:rsid w:val="0019135B"/>
    <w:rsid w:val="00195FFE"/>
    <w:rsid w:val="001A36A3"/>
    <w:rsid w:val="001A6B07"/>
    <w:rsid w:val="001B177C"/>
    <w:rsid w:val="001B5BE7"/>
    <w:rsid w:val="001D5C98"/>
    <w:rsid w:val="001D70CD"/>
    <w:rsid w:val="001D7F57"/>
    <w:rsid w:val="001E2AE6"/>
    <w:rsid w:val="002073EB"/>
    <w:rsid w:val="00214914"/>
    <w:rsid w:val="002177B8"/>
    <w:rsid w:val="002204AE"/>
    <w:rsid w:val="00224652"/>
    <w:rsid w:val="00227077"/>
    <w:rsid w:val="00232192"/>
    <w:rsid w:val="00251D61"/>
    <w:rsid w:val="00262666"/>
    <w:rsid w:val="002822F9"/>
    <w:rsid w:val="00290852"/>
    <w:rsid w:val="002C6626"/>
    <w:rsid w:val="002E080D"/>
    <w:rsid w:val="002E0CAC"/>
    <w:rsid w:val="002F2FE2"/>
    <w:rsid w:val="00300614"/>
    <w:rsid w:val="0031498D"/>
    <w:rsid w:val="00322F02"/>
    <w:rsid w:val="00323225"/>
    <w:rsid w:val="00334C39"/>
    <w:rsid w:val="00355AED"/>
    <w:rsid w:val="00366185"/>
    <w:rsid w:val="0037089E"/>
    <w:rsid w:val="003726A3"/>
    <w:rsid w:val="00373AB9"/>
    <w:rsid w:val="00373FBE"/>
    <w:rsid w:val="00374236"/>
    <w:rsid w:val="00376B8C"/>
    <w:rsid w:val="00383680"/>
    <w:rsid w:val="00385641"/>
    <w:rsid w:val="003A7287"/>
    <w:rsid w:val="003B3DB0"/>
    <w:rsid w:val="003C71D5"/>
    <w:rsid w:val="003C7912"/>
    <w:rsid w:val="003D15B5"/>
    <w:rsid w:val="003D5B06"/>
    <w:rsid w:val="003D688C"/>
    <w:rsid w:val="003E1D3A"/>
    <w:rsid w:val="003E5726"/>
    <w:rsid w:val="00406BF8"/>
    <w:rsid w:val="00424569"/>
    <w:rsid w:val="00427D90"/>
    <w:rsid w:val="00440933"/>
    <w:rsid w:val="00445673"/>
    <w:rsid w:val="00454499"/>
    <w:rsid w:val="00454D97"/>
    <w:rsid w:val="00462C3D"/>
    <w:rsid w:val="00473088"/>
    <w:rsid w:val="00473C9F"/>
    <w:rsid w:val="00474EAC"/>
    <w:rsid w:val="00481F33"/>
    <w:rsid w:val="0048231D"/>
    <w:rsid w:val="0048510F"/>
    <w:rsid w:val="004857AD"/>
    <w:rsid w:val="00490223"/>
    <w:rsid w:val="004B166B"/>
    <w:rsid w:val="004C0CCF"/>
    <w:rsid w:val="004C5BD4"/>
    <w:rsid w:val="004D013D"/>
    <w:rsid w:val="004E050F"/>
    <w:rsid w:val="004F2177"/>
    <w:rsid w:val="004F4282"/>
    <w:rsid w:val="004F48F4"/>
    <w:rsid w:val="004F70B8"/>
    <w:rsid w:val="00503BC0"/>
    <w:rsid w:val="005129A4"/>
    <w:rsid w:val="00515868"/>
    <w:rsid w:val="005201B2"/>
    <w:rsid w:val="00523916"/>
    <w:rsid w:val="00525606"/>
    <w:rsid w:val="00532B6D"/>
    <w:rsid w:val="00533D93"/>
    <w:rsid w:val="00540032"/>
    <w:rsid w:val="0054174D"/>
    <w:rsid w:val="00541B4E"/>
    <w:rsid w:val="005519BF"/>
    <w:rsid w:val="00552518"/>
    <w:rsid w:val="00554572"/>
    <w:rsid w:val="00570C3D"/>
    <w:rsid w:val="00572AD4"/>
    <w:rsid w:val="00583136"/>
    <w:rsid w:val="00585C30"/>
    <w:rsid w:val="005923C5"/>
    <w:rsid w:val="00595A25"/>
    <w:rsid w:val="005B1903"/>
    <w:rsid w:val="005B2209"/>
    <w:rsid w:val="005B3804"/>
    <w:rsid w:val="005B7178"/>
    <w:rsid w:val="005D112F"/>
    <w:rsid w:val="005D321E"/>
    <w:rsid w:val="005D49BF"/>
    <w:rsid w:val="005E0F11"/>
    <w:rsid w:val="005E42C8"/>
    <w:rsid w:val="0060449F"/>
    <w:rsid w:val="006060A4"/>
    <w:rsid w:val="0062352F"/>
    <w:rsid w:val="0063061A"/>
    <w:rsid w:val="006352F7"/>
    <w:rsid w:val="00635AD7"/>
    <w:rsid w:val="00646887"/>
    <w:rsid w:val="0066001E"/>
    <w:rsid w:val="006757B2"/>
    <w:rsid w:val="00683B0E"/>
    <w:rsid w:val="00684459"/>
    <w:rsid w:val="006927F0"/>
    <w:rsid w:val="006951F3"/>
    <w:rsid w:val="006A421A"/>
    <w:rsid w:val="006A6816"/>
    <w:rsid w:val="006A7E85"/>
    <w:rsid w:val="006B2990"/>
    <w:rsid w:val="006B2DAB"/>
    <w:rsid w:val="006B2DD4"/>
    <w:rsid w:val="006B5E82"/>
    <w:rsid w:val="006D3B26"/>
    <w:rsid w:val="006D59F6"/>
    <w:rsid w:val="006E0E60"/>
    <w:rsid w:val="006E69A5"/>
    <w:rsid w:val="006F0F9B"/>
    <w:rsid w:val="006F64B3"/>
    <w:rsid w:val="00704ABD"/>
    <w:rsid w:val="00712787"/>
    <w:rsid w:val="00713CEF"/>
    <w:rsid w:val="0071415F"/>
    <w:rsid w:val="0072191C"/>
    <w:rsid w:val="007310DE"/>
    <w:rsid w:val="0074182E"/>
    <w:rsid w:val="007555F5"/>
    <w:rsid w:val="00761EB0"/>
    <w:rsid w:val="00785B80"/>
    <w:rsid w:val="00785C10"/>
    <w:rsid w:val="00793AA6"/>
    <w:rsid w:val="007A2B6D"/>
    <w:rsid w:val="007A74BA"/>
    <w:rsid w:val="007B7B64"/>
    <w:rsid w:val="007D0313"/>
    <w:rsid w:val="007D222B"/>
    <w:rsid w:val="007D7773"/>
    <w:rsid w:val="007F7F2D"/>
    <w:rsid w:val="00802144"/>
    <w:rsid w:val="00807921"/>
    <w:rsid w:val="008131F6"/>
    <w:rsid w:val="008271C2"/>
    <w:rsid w:val="00836DBC"/>
    <w:rsid w:val="008375AB"/>
    <w:rsid w:val="00850542"/>
    <w:rsid w:val="008505A9"/>
    <w:rsid w:val="0087070C"/>
    <w:rsid w:val="008825E2"/>
    <w:rsid w:val="008913CC"/>
    <w:rsid w:val="00891B42"/>
    <w:rsid w:val="00892F28"/>
    <w:rsid w:val="00896603"/>
    <w:rsid w:val="00897BF5"/>
    <w:rsid w:val="008D632F"/>
    <w:rsid w:val="008E0263"/>
    <w:rsid w:val="008E24C6"/>
    <w:rsid w:val="008E64EA"/>
    <w:rsid w:val="009251A1"/>
    <w:rsid w:val="00927514"/>
    <w:rsid w:val="00933DA5"/>
    <w:rsid w:val="00933F85"/>
    <w:rsid w:val="00940834"/>
    <w:rsid w:val="00943010"/>
    <w:rsid w:val="00945C74"/>
    <w:rsid w:val="009473ED"/>
    <w:rsid w:val="009713FC"/>
    <w:rsid w:val="00976A41"/>
    <w:rsid w:val="009800B3"/>
    <w:rsid w:val="009822A5"/>
    <w:rsid w:val="00985531"/>
    <w:rsid w:val="0099035E"/>
    <w:rsid w:val="00995C08"/>
    <w:rsid w:val="009B39CE"/>
    <w:rsid w:val="009C0318"/>
    <w:rsid w:val="009D052C"/>
    <w:rsid w:val="009D1539"/>
    <w:rsid w:val="009D1928"/>
    <w:rsid w:val="009D7D10"/>
    <w:rsid w:val="009E5313"/>
    <w:rsid w:val="009F1B18"/>
    <w:rsid w:val="009F236B"/>
    <w:rsid w:val="00A00CD0"/>
    <w:rsid w:val="00A0337E"/>
    <w:rsid w:val="00A127A1"/>
    <w:rsid w:val="00A15609"/>
    <w:rsid w:val="00A1569E"/>
    <w:rsid w:val="00A2042F"/>
    <w:rsid w:val="00A22451"/>
    <w:rsid w:val="00A25506"/>
    <w:rsid w:val="00A26F49"/>
    <w:rsid w:val="00A31BD3"/>
    <w:rsid w:val="00A43FE9"/>
    <w:rsid w:val="00A57A51"/>
    <w:rsid w:val="00A61296"/>
    <w:rsid w:val="00A72BC0"/>
    <w:rsid w:val="00A8110D"/>
    <w:rsid w:val="00A826C1"/>
    <w:rsid w:val="00A832D0"/>
    <w:rsid w:val="00A8669A"/>
    <w:rsid w:val="00A97EDB"/>
    <w:rsid w:val="00AA14CC"/>
    <w:rsid w:val="00AB49E4"/>
    <w:rsid w:val="00AC40C3"/>
    <w:rsid w:val="00AC7566"/>
    <w:rsid w:val="00AD59CA"/>
    <w:rsid w:val="00AD674E"/>
    <w:rsid w:val="00AE10EE"/>
    <w:rsid w:val="00AE204D"/>
    <w:rsid w:val="00AF08B4"/>
    <w:rsid w:val="00AF09D7"/>
    <w:rsid w:val="00AF250B"/>
    <w:rsid w:val="00AF7733"/>
    <w:rsid w:val="00B02E33"/>
    <w:rsid w:val="00B03023"/>
    <w:rsid w:val="00B07539"/>
    <w:rsid w:val="00B120B7"/>
    <w:rsid w:val="00B1357B"/>
    <w:rsid w:val="00B2255E"/>
    <w:rsid w:val="00B32B47"/>
    <w:rsid w:val="00B35B8D"/>
    <w:rsid w:val="00B35F6F"/>
    <w:rsid w:val="00B37A27"/>
    <w:rsid w:val="00B44573"/>
    <w:rsid w:val="00B51EE3"/>
    <w:rsid w:val="00B53030"/>
    <w:rsid w:val="00B5470F"/>
    <w:rsid w:val="00B60324"/>
    <w:rsid w:val="00B620BD"/>
    <w:rsid w:val="00B73970"/>
    <w:rsid w:val="00B816FB"/>
    <w:rsid w:val="00B86709"/>
    <w:rsid w:val="00B91530"/>
    <w:rsid w:val="00B93A78"/>
    <w:rsid w:val="00BA577B"/>
    <w:rsid w:val="00BB0FD9"/>
    <w:rsid w:val="00BB5745"/>
    <w:rsid w:val="00BE2022"/>
    <w:rsid w:val="00BF0C1F"/>
    <w:rsid w:val="00BF34C5"/>
    <w:rsid w:val="00BF4827"/>
    <w:rsid w:val="00C019DE"/>
    <w:rsid w:val="00C0501C"/>
    <w:rsid w:val="00C0532F"/>
    <w:rsid w:val="00C10900"/>
    <w:rsid w:val="00C109DB"/>
    <w:rsid w:val="00C1321F"/>
    <w:rsid w:val="00C166E8"/>
    <w:rsid w:val="00C166E9"/>
    <w:rsid w:val="00C261C6"/>
    <w:rsid w:val="00C271E4"/>
    <w:rsid w:val="00C37617"/>
    <w:rsid w:val="00C5610A"/>
    <w:rsid w:val="00C5758E"/>
    <w:rsid w:val="00C578C0"/>
    <w:rsid w:val="00C617A8"/>
    <w:rsid w:val="00C62DAB"/>
    <w:rsid w:val="00C72428"/>
    <w:rsid w:val="00C74163"/>
    <w:rsid w:val="00C81C6F"/>
    <w:rsid w:val="00C82F76"/>
    <w:rsid w:val="00C874EE"/>
    <w:rsid w:val="00C92F5E"/>
    <w:rsid w:val="00CA23D8"/>
    <w:rsid w:val="00CA6C9E"/>
    <w:rsid w:val="00CA7E32"/>
    <w:rsid w:val="00CB746A"/>
    <w:rsid w:val="00CC0302"/>
    <w:rsid w:val="00CC1378"/>
    <w:rsid w:val="00CC3275"/>
    <w:rsid w:val="00CD2CC2"/>
    <w:rsid w:val="00CD4DAD"/>
    <w:rsid w:val="00CE1F9C"/>
    <w:rsid w:val="00D14082"/>
    <w:rsid w:val="00D16524"/>
    <w:rsid w:val="00D1778B"/>
    <w:rsid w:val="00D25201"/>
    <w:rsid w:val="00D33822"/>
    <w:rsid w:val="00D33E43"/>
    <w:rsid w:val="00D41335"/>
    <w:rsid w:val="00D43052"/>
    <w:rsid w:val="00D505B9"/>
    <w:rsid w:val="00D5066D"/>
    <w:rsid w:val="00D527F5"/>
    <w:rsid w:val="00D8286A"/>
    <w:rsid w:val="00DA46C1"/>
    <w:rsid w:val="00DA5007"/>
    <w:rsid w:val="00DB210B"/>
    <w:rsid w:val="00DC5BAE"/>
    <w:rsid w:val="00DD21FB"/>
    <w:rsid w:val="00DE47F5"/>
    <w:rsid w:val="00DE77F0"/>
    <w:rsid w:val="00DF1C49"/>
    <w:rsid w:val="00DF5534"/>
    <w:rsid w:val="00DF60C3"/>
    <w:rsid w:val="00E00DB3"/>
    <w:rsid w:val="00E01B34"/>
    <w:rsid w:val="00E03199"/>
    <w:rsid w:val="00E05D13"/>
    <w:rsid w:val="00E11C60"/>
    <w:rsid w:val="00E1369A"/>
    <w:rsid w:val="00E16396"/>
    <w:rsid w:val="00E547C8"/>
    <w:rsid w:val="00E71B1F"/>
    <w:rsid w:val="00E73866"/>
    <w:rsid w:val="00E750A1"/>
    <w:rsid w:val="00E82637"/>
    <w:rsid w:val="00E920E7"/>
    <w:rsid w:val="00EA02D8"/>
    <w:rsid w:val="00EA110E"/>
    <w:rsid w:val="00EB437B"/>
    <w:rsid w:val="00EB4598"/>
    <w:rsid w:val="00EC3302"/>
    <w:rsid w:val="00EC3927"/>
    <w:rsid w:val="00EC7F26"/>
    <w:rsid w:val="00EF0F07"/>
    <w:rsid w:val="00EF45C5"/>
    <w:rsid w:val="00EF710A"/>
    <w:rsid w:val="00EF7A83"/>
    <w:rsid w:val="00F0500D"/>
    <w:rsid w:val="00F06149"/>
    <w:rsid w:val="00F14596"/>
    <w:rsid w:val="00F16A11"/>
    <w:rsid w:val="00F16CC0"/>
    <w:rsid w:val="00F17FA6"/>
    <w:rsid w:val="00F23A72"/>
    <w:rsid w:val="00F25D69"/>
    <w:rsid w:val="00F34778"/>
    <w:rsid w:val="00F351BA"/>
    <w:rsid w:val="00F4041B"/>
    <w:rsid w:val="00F42B1F"/>
    <w:rsid w:val="00F473E4"/>
    <w:rsid w:val="00F67112"/>
    <w:rsid w:val="00F711DF"/>
    <w:rsid w:val="00F774F6"/>
    <w:rsid w:val="00F96208"/>
    <w:rsid w:val="00F9797A"/>
    <w:rsid w:val="00FA0B8F"/>
    <w:rsid w:val="00FA5AC8"/>
    <w:rsid w:val="00FC01E8"/>
    <w:rsid w:val="00FC08AF"/>
    <w:rsid w:val="00FC3853"/>
    <w:rsid w:val="00FC7607"/>
    <w:rsid w:val="00FD317F"/>
    <w:rsid w:val="00FD5C48"/>
    <w:rsid w:val="00FE1B49"/>
    <w:rsid w:val="00FE2D77"/>
    <w:rsid w:val="00FE556D"/>
    <w:rsid w:val="00FE615C"/>
    <w:rsid w:val="00FF296F"/>
    <w:rsid w:val="00FF3AC8"/>
    <w:rsid w:val="0372356B"/>
    <w:rsid w:val="068424EA"/>
    <w:rsid w:val="06F3111D"/>
    <w:rsid w:val="08AF3FAE"/>
    <w:rsid w:val="098C29A3"/>
    <w:rsid w:val="09BB1145"/>
    <w:rsid w:val="09D84B20"/>
    <w:rsid w:val="0D8E2A06"/>
    <w:rsid w:val="0DAF3126"/>
    <w:rsid w:val="0E3F0CC3"/>
    <w:rsid w:val="0F102222"/>
    <w:rsid w:val="109D165D"/>
    <w:rsid w:val="109D5238"/>
    <w:rsid w:val="111E7632"/>
    <w:rsid w:val="12A035DE"/>
    <w:rsid w:val="13752BF0"/>
    <w:rsid w:val="145C6C85"/>
    <w:rsid w:val="15D03A94"/>
    <w:rsid w:val="189C6E44"/>
    <w:rsid w:val="1A8B4CE4"/>
    <w:rsid w:val="1AE836A1"/>
    <w:rsid w:val="1BAE0EB7"/>
    <w:rsid w:val="1BB07C0D"/>
    <w:rsid w:val="1C7F51BE"/>
    <w:rsid w:val="1CF80405"/>
    <w:rsid w:val="1D9F2524"/>
    <w:rsid w:val="1DF92971"/>
    <w:rsid w:val="1F5F3C07"/>
    <w:rsid w:val="20613C20"/>
    <w:rsid w:val="21D94DC9"/>
    <w:rsid w:val="21E97F1A"/>
    <w:rsid w:val="227536F1"/>
    <w:rsid w:val="22BB242C"/>
    <w:rsid w:val="23D35A1A"/>
    <w:rsid w:val="26160532"/>
    <w:rsid w:val="263229BA"/>
    <w:rsid w:val="29F07520"/>
    <w:rsid w:val="2C8D3798"/>
    <w:rsid w:val="2E647D07"/>
    <w:rsid w:val="30971A45"/>
    <w:rsid w:val="324060A4"/>
    <w:rsid w:val="32B525A2"/>
    <w:rsid w:val="34DF0ED5"/>
    <w:rsid w:val="34F34579"/>
    <w:rsid w:val="383A275D"/>
    <w:rsid w:val="39190400"/>
    <w:rsid w:val="3A2E4978"/>
    <w:rsid w:val="3DC53B94"/>
    <w:rsid w:val="3DD00634"/>
    <w:rsid w:val="3DD818F0"/>
    <w:rsid w:val="3E23534E"/>
    <w:rsid w:val="44117729"/>
    <w:rsid w:val="454E0133"/>
    <w:rsid w:val="45A40B8B"/>
    <w:rsid w:val="46CD6949"/>
    <w:rsid w:val="493B7A42"/>
    <w:rsid w:val="4A7A04A0"/>
    <w:rsid w:val="4AE669FA"/>
    <w:rsid w:val="4BAC6356"/>
    <w:rsid w:val="4D8D76A5"/>
    <w:rsid w:val="4E073AA2"/>
    <w:rsid w:val="4E524A0A"/>
    <w:rsid w:val="540E684B"/>
    <w:rsid w:val="559C0F87"/>
    <w:rsid w:val="566E2D0B"/>
    <w:rsid w:val="56823180"/>
    <w:rsid w:val="578731BD"/>
    <w:rsid w:val="57FA356D"/>
    <w:rsid w:val="59FB1D06"/>
    <w:rsid w:val="5A9967A3"/>
    <w:rsid w:val="5C3B5750"/>
    <w:rsid w:val="5C6A31D2"/>
    <w:rsid w:val="5CDC776A"/>
    <w:rsid w:val="5D127681"/>
    <w:rsid w:val="5E93122C"/>
    <w:rsid w:val="5F082FDB"/>
    <w:rsid w:val="61FF7944"/>
    <w:rsid w:val="6200182C"/>
    <w:rsid w:val="623141F5"/>
    <w:rsid w:val="633B3FF4"/>
    <w:rsid w:val="63D82333"/>
    <w:rsid w:val="6A4B5D73"/>
    <w:rsid w:val="6C20647B"/>
    <w:rsid w:val="6CAF5F91"/>
    <w:rsid w:val="6D342337"/>
    <w:rsid w:val="6D796063"/>
    <w:rsid w:val="71B55990"/>
    <w:rsid w:val="72783408"/>
    <w:rsid w:val="750635FF"/>
    <w:rsid w:val="757B1901"/>
    <w:rsid w:val="7583339D"/>
    <w:rsid w:val="760F0A85"/>
    <w:rsid w:val="776211D5"/>
    <w:rsid w:val="77F1703A"/>
    <w:rsid w:val="7A3B756B"/>
    <w:rsid w:val="7B623FA1"/>
    <w:rsid w:val="7B74511C"/>
    <w:rsid w:val="7B802DC3"/>
    <w:rsid w:val="7BBA58D7"/>
    <w:rsid w:val="7C3F47CE"/>
    <w:rsid w:val="7E2B22C0"/>
    <w:rsid w:val="7E2C1DCA"/>
    <w:rsid w:val="7E5F0F10"/>
    <w:rsid w:val="7FE1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EF706"/>
  <w15:docId w15:val="{F4035670-4300-46D8-9444-3B8D6524E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eastAsia="Times New Roman"/>
      <w:sz w:val="28"/>
      <w:lang w:eastAsia="en-US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="120" w:after="60"/>
      <w:ind w:firstLine="0"/>
      <w:jc w:val="center"/>
      <w:outlineLvl w:val="0"/>
    </w:pPr>
  </w:style>
  <w:style w:type="paragraph" w:styleId="20">
    <w:name w:val="heading 2"/>
    <w:basedOn w:val="1"/>
    <w:next w:val="a"/>
    <w:link w:val="21"/>
    <w:qFormat/>
    <w:pPr>
      <w:numPr>
        <w:ilvl w:val="1"/>
      </w:numPr>
      <w:spacing w:before="0" w:after="0"/>
      <w:ind w:firstLine="709"/>
      <w:jc w:val="left"/>
      <w:outlineLvl w:val="1"/>
    </w:pPr>
  </w:style>
  <w:style w:type="paragraph" w:styleId="3">
    <w:name w:val="heading 3"/>
    <w:basedOn w:val="1"/>
    <w:next w:val="a"/>
    <w:link w:val="30"/>
    <w:qFormat/>
    <w:pPr>
      <w:numPr>
        <w:ilvl w:val="2"/>
      </w:numPr>
      <w:ind w:firstLine="709"/>
      <w:jc w:val="left"/>
      <w:outlineLvl w:val="2"/>
    </w:pPr>
  </w:style>
  <w:style w:type="paragraph" w:styleId="4">
    <w:name w:val="heading 4"/>
    <w:basedOn w:val="1"/>
    <w:next w:val="a"/>
    <w:link w:val="40"/>
    <w:qFormat/>
    <w:pPr>
      <w:numPr>
        <w:ilvl w:val="3"/>
      </w:numPr>
      <w:outlineLvl w:val="3"/>
    </w:pPr>
    <w:rPr>
      <w:b/>
      <w:sz w:val="20"/>
    </w:rPr>
  </w:style>
  <w:style w:type="paragraph" w:styleId="5">
    <w:name w:val="heading 5"/>
    <w:basedOn w:val="a"/>
    <w:next w:val="a"/>
    <w:link w:val="50"/>
    <w:qFormat/>
    <w:pPr>
      <w:numPr>
        <w:ilvl w:val="4"/>
        <w:numId w:val="1"/>
      </w:numPr>
      <w:spacing w:before="240" w:after="60"/>
      <w:ind w:firstLine="0"/>
      <w:outlineLvl w:val="4"/>
    </w:pPr>
    <w:rPr>
      <w:sz w:val="22"/>
    </w:rPr>
  </w:style>
  <w:style w:type="paragraph" w:styleId="6">
    <w:name w:val="heading 6"/>
    <w:basedOn w:val="a"/>
    <w:next w:val="a"/>
    <w:link w:val="60"/>
    <w:qFormat/>
    <w:pPr>
      <w:numPr>
        <w:ilvl w:val="5"/>
        <w:numId w:val="1"/>
      </w:numPr>
      <w:spacing w:before="240" w:after="60"/>
      <w:ind w:firstLine="0"/>
      <w:outlineLvl w:val="5"/>
    </w:pPr>
    <w:rPr>
      <w:i/>
      <w:sz w:val="22"/>
    </w:rPr>
  </w:style>
  <w:style w:type="paragraph" w:styleId="7">
    <w:name w:val="heading 7"/>
    <w:basedOn w:val="a"/>
    <w:next w:val="a"/>
    <w:link w:val="70"/>
    <w:qFormat/>
    <w:pPr>
      <w:numPr>
        <w:ilvl w:val="6"/>
        <w:numId w:val="1"/>
      </w:numPr>
      <w:spacing w:before="240" w:after="60"/>
      <w:ind w:firstLine="0"/>
      <w:outlineLvl w:val="6"/>
    </w:pPr>
  </w:style>
  <w:style w:type="paragraph" w:styleId="8">
    <w:name w:val="heading 8"/>
    <w:basedOn w:val="a"/>
    <w:next w:val="a"/>
    <w:link w:val="80"/>
    <w:qFormat/>
    <w:pPr>
      <w:numPr>
        <w:ilvl w:val="7"/>
        <w:numId w:val="1"/>
      </w:numPr>
      <w:spacing w:before="240" w:after="60"/>
      <w:ind w:firstLine="0"/>
      <w:outlineLvl w:val="7"/>
    </w:pPr>
    <w:rPr>
      <w:i/>
    </w:rPr>
  </w:style>
  <w:style w:type="paragraph" w:styleId="9">
    <w:name w:val="heading 9"/>
    <w:basedOn w:val="a"/>
    <w:next w:val="a"/>
    <w:link w:val="90"/>
    <w:qFormat/>
    <w:pPr>
      <w:numPr>
        <w:ilvl w:val="8"/>
        <w:numId w:val="1"/>
      </w:numPr>
      <w:spacing w:before="240" w:after="60"/>
      <w:ind w:firstLine="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pPr>
      <w:keepNext/>
      <w:spacing w:before="240" w:after="240"/>
      <w:ind w:firstLine="720"/>
    </w:pPr>
    <w:rPr>
      <w:b/>
      <w:bCs/>
    </w:rPr>
  </w:style>
  <w:style w:type="paragraph" w:styleId="a6">
    <w:name w:val="annotation text"/>
    <w:basedOn w:val="a"/>
    <w:link w:val="a7"/>
    <w:qFormat/>
    <w:rPr>
      <w:sz w:val="20"/>
      <w:lang w:val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qFormat/>
    <w:pPr>
      <w:spacing w:line="240" w:lineRule="auto"/>
    </w:pPr>
    <w:rPr>
      <w:b/>
      <w:bCs/>
      <w:lang w:val="ru-RU"/>
    </w:rPr>
  </w:style>
  <w:style w:type="paragraph" w:styleId="aa">
    <w:name w:val="head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"/>
    <w:next w:val="a"/>
    <w:uiPriority w:val="39"/>
    <w:qFormat/>
    <w:pPr>
      <w:spacing w:before="120" w:after="120"/>
      <w:jc w:val="left"/>
    </w:pPr>
    <w:rPr>
      <w:rFonts w:ascii="Calibri" w:hAnsi="Calibri"/>
      <w:b/>
      <w:bCs/>
      <w:caps/>
      <w:sz w:val="20"/>
    </w:rPr>
  </w:style>
  <w:style w:type="paragraph" w:styleId="31">
    <w:name w:val="toc 3"/>
    <w:basedOn w:val="a"/>
    <w:next w:val="a"/>
    <w:link w:val="32"/>
    <w:uiPriority w:val="39"/>
    <w:qFormat/>
    <w:pPr>
      <w:ind w:left="560"/>
      <w:jc w:val="left"/>
    </w:pPr>
    <w:rPr>
      <w:rFonts w:ascii="Calibri" w:hAnsi="Calibri"/>
      <w:i/>
      <w:iCs/>
      <w:sz w:val="20"/>
    </w:rPr>
  </w:style>
  <w:style w:type="paragraph" w:styleId="22">
    <w:name w:val="toc 2"/>
    <w:basedOn w:val="a"/>
    <w:next w:val="a"/>
    <w:uiPriority w:val="39"/>
    <w:qFormat/>
    <w:pPr>
      <w:ind w:left="280"/>
      <w:jc w:val="left"/>
    </w:pPr>
    <w:rPr>
      <w:rFonts w:ascii="Calibri" w:hAnsi="Calibri"/>
      <w:smallCaps/>
      <w:sz w:val="20"/>
    </w:rPr>
  </w:style>
  <w:style w:type="paragraph" w:styleId="ac">
    <w:name w:val="Title"/>
    <w:basedOn w:val="a"/>
    <w:next w:val="a"/>
    <w:link w:val="ad"/>
    <w:qFormat/>
    <w:pPr>
      <w:jc w:val="center"/>
    </w:pPr>
    <w:rPr>
      <w:b/>
    </w:rPr>
  </w:style>
  <w:style w:type="paragraph" w:styleId="ae">
    <w:name w:val="footer"/>
    <w:basedOn w:val="a"/>
    <w:link w:val="af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character" w:styleId="af0">
    <w:name w:val="annotation reference"/>
    <w:qFormat/>
    <w:rPr>
      <w:sz w:val="16"/>
      <w:szCs w:val="16"/>
    </w:rPr>
  </w:style>
  <w:style w:type="character" w:styleId="af1">
    <w:name w:val="Hyperlink"/>
    <w:uiPriority w:val="99"/>
    <w:qFormat/>
    <w:rPr>
      <w:color w:val="0000FF"/>
      <w:u w:val="single"/>
    </w:rPr>
  </w:style>
  <w:style w:type="character" w:styleId="af2">
    <w:name w:val="Strong"/>
    <w:basedOn w:val="a0"/>
    <w:qFormat/>
    <w:rPr>
      <w:b/>
      <w:bCs/>
    </w:rPr>
  </w:style>
  <w:style w:type="table" w:styleId="af3">
    <w:name w:val="Table Grid"/>
    <w:basedOn w:val="a1"/>
    <w:uiPriority w:val="39"/>
    <w:qFormat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qFormat/>
    <w:rPr>
      <w:rFonts w:ascii="Times New Roman" w:eastAsia="Times New Roman" w:hAnsi="Times New Roman" w:cs="Times New Roman"/>
      <w:sz w:val="28"/>
      <w:szCs w:val="20"/>
    </w:rPr>
  </w:style>
  <w:style w:type="character" w:customStyle="1" w:styleId="21">
    <w:name w:val="Заголовок 2 Знак"/>
    <w:basedOn w:val="a0"/>
    <w:link w:val="20"/>
    <w:qFormat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qFormat/>
    <w:rPr>
      <w:rFonts w:ascii="Times New Roman" w:eastAsia="Times New Roman" w:hAnsi="Times New Roman" w:cs="Times New Roman"/>
      <w:sz w:val="28"/>
      <w:szCs w:val="20"/>
    </w:rPr>
  </w:style>
  <w:style w:type="character" w:customStyle="1" w:styleId="40">
    <w:name w:val="Заголовок 4 Знак"/>
    <w:basedOn w:val="a0"/>
    <w:link w:val="4"/>
    <w:qFormat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50">
    <w:name w:val="Заголовок 5 Знак"/>
    <w:basedOn w:val="a0"/>
    <w:link w:val="5"/>
    <w:qFormat/>
    <w:rPr>
      <w:rFonts w:ascii="Times New Roman" w:eastAsia="Times New Roman" w:hAnsi="Times New Roman" w:cs="Times New Roman"/>
      <w:szCs w:val="20"/>
    </w:rPr>
  </w:style>
  <w:style w:type="character" w:customStyle="1" w:styleId="60">
    <w:name w:val="Заголовок 6 Знак"/>
    <w:basedOn w:val="a0"/>
    <w:link w:val="6"/>
    <w:qFormat/>
    <w:rPr>
      <w:rFonts w:ascii="Times New Roman" w:eastAsia="Times New Roman" w:hAnsi="Times New Roman" w:cs="Times New Roman"/>
      <w:i/>
      <w:szCs w:val="20"/>
    </w:rPr>
  </w:style>
  <w:style w:type="character" w:customStyle="1" w:styleId="70">
    <w:name w:val="Заголовок 7 Знак"/>
    <w:basedOn w:val="a0"/>
    <w:link w:val="7"/>
    <w:qFormat/>
    <w:rPr>
      <w:rFonts w:ascii="Times New Roman" w:eastAsia="Times New Roman" w:hAnsi="Times New Roman" w:cs="Times New Roman"/>
      <w:sz w:val="28"/>
      <w:szCs w:val="20"/>
    </w:rPr>
  </w:style>
  <w:style w:type="character" w:customStyle="1" w:styleId="80">
    <w:name w:val="Заголовок 8 Знак"/>
    <w:basedOn w:val="a0"/>
    <w:link w:val="8"/>
    <w:qFormat/>
    <w:rPr>
      <w:rFonts w:ascii="Times New Roman" w:eastAsia="Times New Roman" w:hAnsi="Times New Roman" w:cs="Times New Roman"/>
      <w:i/>
      <w:sz w:val="28"/>
      <w:szCs w:val="20"/>
    </w:rPr>
  </w:style>
  <w:style w:type="character" w:customStyle="1" w:styleId="90">
    <w:name w:val="Заголовок 9 Знак"/>
    <w:basedOn w:val="a0"/>
    <w:link w:val="9"/>
    <w:qFormat/>
    <w:rPr>
      <w:rFonts w:ascii="Times New Roman" w:eastAsia="Times New Roman" w:hAnsi="Times New Roman" w:cs="Times New Roman"/>
      <w:b/>
      <w:i/>
      <w:sz w:val="18"/>
      <w:szCs w:val="20"/>
    </w:rPr>
  </w:style>
  <w:style w:type="character" w:customStyle="1" w:styleId="ad">
    <w:name w:val="Заголовок Знак"/>
    <w:basedOn w:val="a0"/>
    <w:link w:val="ac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7">
    <w:name w:val="Текст примечания Знак"/>
    <w:basedOn w:val="a0"/>
    <w:link w:val="a6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32">
    <w:name w:val="Оглавление 3 Знак"/>
    <w:link w:val="31"/>
    <w:uiPriority w:val="39"/>
    <w:qFormat/>
    <w:rPr>
      <w:rFonts w:ascii="Calibri" w:eastAsia="Times New Roman" w:hAnsi="Calibri" w:cs="Times New Roman"/>
      <w:i/>
      <w:iCs/>
      <w:sz w:val="20"/>
      <w:szCs w:val="20"/>
    </w:rPr>
  </w:style>
  <w:style w:type="paragraph" w:customStyle="1" w:styleId="af4">
    <w:name w:val="Заголовок без циферки"/>
    <w:basedOn w:val="ac"/>
    <w:link w:val="af5"/>
    <w:qFormat/>
    <w:pPr>
      <w:spacing w:before="120" w:after="60"/>
      <w:ind w:firstLine="0"/>
      <w:outlineLvl w:val="0"/>
    </w:pPr>
  </w:style>
  <w:style w:type="character" w:customStyle="1" w:styleId="af5">
    <w:name w:val="Заголовок без циферки Знак"/>
    <w:basedOn w:val="ad"/>
    <w:link w:val="af4"/>
    <w:qFormat/>
    <w:rPr>
      <w:rFonts w:ascii="Times New Roman" w:eastAsia="Times New Roman" w:hAnsi="Times New Roman" w:cs="Times New Roman"/>
      <w:b/>
      <w:sz w:val="28"/>
      <w:szCs w:val="20"/>
    </w:rPr>
  </w:style>
  <w:style w:type="paragraph" w:customStyle="1" w:styleId="23">
    <w:name w:val="Обычный2"/>
    <w:basedOn w:val="a"/>
    <w:link w:val="NORMAL"/>
    <w:qFormat/>
    <w:pPr>
      <w:spacing w:before="60"/>
      <w:ind w:firstLine="851"/>
      <w:jc w:val="left"/>
    </w:pPr>
    <w:rPr>
      <w:szCs w:val="28"/>
      <w:lang w:eastAsia="ru-RU"/>
    </w:rPr>
  </w:style>
  <w:style w:type="character" w:customStyle="1" w:styleId="NORMAL">
    <w:name w:val="NORMAL Знак"/>
    <w:basedOn w:val="a0"/>
    <w:link w:val="2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Тема примечания Знак"/>
    <w:basedOn w:val="a7"/>
    <w:link w:val="a8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b">
    <w:name w:val="Верхний колонтитул Знак"/>
    <w:basedOn w:val="a0"/>
    <w:link w:val="aa"/>
    <w:uiPriority w:val="99"/>
    <w:qFormat/>
    <w:rPr>
      <w:rFonts w:ascii="Times New Roman" w:eastAsia="Times New Roman" w:hAnsi="Times New Roman" w:cs="Times New Roman"/>
      <w:sz w:val="28"/>
      <w:szCs w:val="20"/>
    </w:rPr>
  </w:style>
  <w:style w:type="character" w:customStyle="1" w:styleId="af">
    <w:name w:val="Нижний колонтитул Знак"/>
    <w:basedOn w:val="a0"/>
    <w:link w:val="ae"/>
    <w:uiPriority w:val="99"/>
    <w:qFormat/>
    <w:rPr>
      <w:rFonts w:ascii="Times New Roman" w:eastAsia="Times New Roman" w:hAnsi="Times New Roman" w:cs="Times New Roman"/>
      <w:sz w:val="28"/>
      <w:szCs w:val="20"/>
    </w:rPr>
  </w:style>
  <w:style w:type="paragraph" w:customStyle="1" w:styleId="Default">
    <w:name w:val="Default"/>
    <w:qFormat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 w:val="24"/>
      <w:szCs w:val="24"/>
    </w:rPr>
  </w:style>
  <w:style w:type="paragraph" w:customStyle="1" w:styleId="13">
    <w:name w:val="Стиль1"/>
    <w:basedOn w:val="a"/>
    <w:link w:val="14"/>
    <w:qFormat/>
    <w:pPr>
      <w:widowControl w:val="0"/>
      <w:spacing w:before="120" w:after="120"/>
    </w:pPr>
    <w:rPr>
      <w:sz w:val="24"/>
      <w:szCs w:val="24"/>
    </w:rPr>
  </w:style>
  <w:style w:type="character" w:customStyle="1" w:styleId="14">
    <w:name w:val="Стиль1 Знак"/>
    <w:basedOn w:val="a0"/>
    <w:link w:val="13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eastAsia="Times New Roman" w:hAnsi="Tahoma" w:cs="Tahoma"/>
      <w:sz w:val="16"/>
      <w:szCs w:val="16"/>
    </w:rPr>
  </w:style>
  <w:style w:type="paragraph" w:styleId="af6">
    <w:name w:val="TOC Heading"/>
    <w:basedOn w:val="1"/>
    <w:next w:val="a"/>
    <w:uiPriority w:val="39"/>
    <w:unhideWhenUsed/>
    <w:qFormat/>
    <w:rsid w:val="00785B80"/>
    <w:pPr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2">
    <w:name w:val="ЗАГ_2"/>
    <w:basedOn w:val="20"/>
    <w:qFormat/>
    <w:rsid w:val="004C5BD4"/>
    <w:pPr>
      <w:numPr>
        <w:ilvl w:val="0"/>
        <w:numId w:val="5"/>
      </w:numPr>
      <w:spacing w:before="240" w:after="60"/>
    </w:pPr>
    <w:rPr>
      <w:szCs w:val="24"/>
    </w:rPr>
  </w:style>
  <w:style w:type="paragraph" w:styleId="HTML">
    <w:name w:val="HTML Preformatted"/>
    <w:basedOn w:val="a"/>
    <w:link w:val="HTML0"/>
    <w:uiPriority w:val="99"/>
    <w:unhideWhenUsed/>
    <w:rsid w:val="00FE1B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/>
      <w:color w:val="000000"/>
      <w:sz w:val="20"/>
    </w:rPr>
  </w:style>
  <w:style w:type="character" w:customStyle="1" w:styleId="HTML0">
    <w:name w:val="Стандартный HTML Знак"/>
    <w:basedOn w:val="a0"/>
    <w:link w:val="HTML"/>
    <w:uiPriority w:val="99"/>
    <w:rsid w:val="00FE1B49"/>
    <w:rPr>
      <w:rFonts w:ascii="Courier New" w:eastAsia="Times New Roman" w:hAnsi="Courier New"/>
      <w:color w:val="000000"/>
      <w:lang w:eastAsia="en-US"/>
    </w:rPr>
  </w:style>
  <w:style w:type="paragraph" w:styleId="af7">
    <w:name w:val="List Paragraph"/>
    <w:basedOn w:val="a"/>
    <w:uiPriority w:val="34"/>
    <w:qFormat/>
    <w:rsid w:val="00FD5C48"/>
    <w:pPr>
      <w:ind w:left="720"/>
      <w:contextualSpacing/>
    </w:pPr>
  </w:style>
  <w:style w:type="paragraph" w:customStyle="1" w:styleId="af8">
    <w:name w:val="Текст таблицы"/>
    <w:basedOn w:val="a"/>
    <w:rsid w:val="002204AE"/>
    <w:pPr>
      <w:spacing w:line="300" w:lineRule="auto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0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yperlink" Target="http://docs.cntd.ru/document/gost-r-iso-mek-12207-201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0C2BAB2D-6508-4617-A270-E87C404A90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31</Pages>
  <Words>5671</Words>
  <Characters>32328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nas12345641@gmail.com</dc:creator>
  <cp:lastModifiedBy>nas12345641@gmail.com</cp:lastModifiedBy>
  <cp:revision>416</cp:revision>
  <dcterms:created xsi:type="dcterms:W3CDTF">2022-04-05T17:23:00Z</dcterms:created>
  <dcterms:modified xsi:type="dcterms:W3CDTF">2022-06-15T20:21:00Z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1049-10.2.0.7646</vt:lpwstr>
  </property>
</Properties>
</file>